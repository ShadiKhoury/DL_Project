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A80F6" w14:textId="74C3A565" w:rsidR="00877ECB" w:rsidRPr="00813316" w:rsidRDefault="006E2489" w:rsidP="00813316">
      <w:pPr>
        <w:pStyle w:val="Heading1"/>
        <w:jc w:val="center"/>
        <w:rPr>
          <w:rFonts w:ascii="Times New Roman" w:hAnsi="Times New Roman"/>
          <w:sz w:val="44"/>
          <w:szCs w:val="44"/>
        </w:rPr>
      </w:pPr>
      <w:r>
        <w:rPr>
          <w:rFonts w:ascii="Times New Roman" w:hAnsi="Times New Roman"/>
          <w:sz w:val="44"/>
          <w:szCs w:val="44"/>
        </w:rPr>
        <w:t>Evaluation of feature importance methods on real clinical data</w:t>
      </w:r>
    </w:p>
    <w:p w14:paraId="21020BD3" w14:textId="238249F8" w:rsidR="00F323B2" w:rsidRPr="00813316" w:rsidRDefault="006E2489" w:rsidP="00783381">
      <w:pPr>
        <w:pStyle w:val="Heading5"/>
        <w:ind w:left="0" w:firstLine="0"/>
        <w:jc w:val="center"/>
        <w:rPr>
          <w:b/>
          <w:bCs/>
          <w:sz w:val="22"/>
          <w:szCs w:val="22"/>
        </w:rPr>
      </w:pPr>
      <w:r>
        <w:rPr>
          <w:b/>
          <w:bCs/>
          <w:sz w:val="22"/>
          <w:szCs w:val="22"/>
        </w:rPr>
        <w:t xml:space="preserve">Shadi </w:t>
      </w:r>
      <w:proofErr w:type="spellStart"/>
      <w:r>
        <w:rPr>
          <w:b/>
          <w:bCs/>
          <w:sz w:val="22"/>
          <w:szCs w:val="22"/>
        </w:rPr>
        <w:t>j.Khoury</w:t>
      </w:r>
      <w:proofErr w:type="spellEnd"/>
      <w:r w:rsidR="004F6E27" w:rsidRPr="00813316">
        <w:rPr>
          <w:b/>
          <w:bCs/>
          <w:sz w:val="22"/>
          <w:szCs w:val="22"/>
          <w:vertAlign w:val="superscript"/>
        </w:rPr>
        <w:t>*</w:t>
      </w:r>
      <w:r w:rsidR="00535ED9">
        <w:rPr>
          <w:b/>
          <w:bCs/>
          <w:sz w:val="22"/>
          <w:szCs w:val="22"/>
        </w:rPr>
        <w:t>-208302463</w:t>
      </w:r>
      <w:r w:rsidR="00F323B2" w:rsidRPr="00813316">
        <w:rPr>
          <w:b/>
          <w:bCs/>
          <w:sz w:val="22"/>
          <w:szCs w:val="22"/>
        </w:rPr>
        <w:t xml:space="preserve">, </w:t>
      </w:r>
    </w:p>
    <w:p w14:paraId="668C68CE" w14:textId="77777777" w:rsidR="00171E47" w:rsidRPr="00A55468" w:rsidRDefault="00171E47" w:rsidP="00F323B2">
      <w:pPr>
        <w:jc w:val="center"/>
        <w:rPr>
          <w:sz w:val="20"/>
          <w:szCs w:val="20"/>
        </w:rPr>
      </w:pPr>
    </w:p>
    <w:p w14:paraId="339D87CB" w14:textId="3D8FF216" w:rsidR="0003247D" w:rsidRDefault="004F6E27" w:rsidP="0003247D">
      <w:pPr>
        <w:jc w:val="center"/>
        <w:rPr>
          <w:sz w:val="18"/>
          <w:szCs w:val="18"/>
        </w:rPr>
      </w:pPr>
      <w:r w:rsidRPr="00FD434A">
        <w:rPr>
          <w:sz w:val="18"/>
          <w:szCs w:val="18"/>
          <w:vertAlign w:val="superscript"/>
        </w:rPr>
        <w:t xml:space="preserve">* </w:t>
      </w:r>
      <w:r w:rsidR="0003247D" w:rsidRPr="00FD434A">
        <w:rPr>
          <w:sz w:val="18"/>
          <w:szCs w:val="18"/>
        </w:rPr>
        <w:t>De</w:t>
      </w:r>
      <w:r w:rsidRPr="00FD434A">
        <w:rPr>
          <w:sz w:val="18"/>
          <w:szCs w:val="18"/>
        </w:rPr>
        <w:t>partment</w:t>
      </w:r>
      <w:r w:rsidR="006E2489">
        <w:rPr>
          <w:sz w:val="18"/>
          <w:szCs w:val="18"/>
        </w:rPr>
        <w:t xml:space="preserve"> of Biomedical engineering , Tel Aviv University</w:t>
      </w:r>
      <w:r w:rsidR="00535ED9">
        <w:rPr>
          <w:sz w:val="18"/>
          <w:szCs w:val="18"/>
        </w:rPr>
        <w:t xml:space="preserve"> – </w:t>
      </w:r>
    </w:p>
    <w:p w14:paraId="06F80D05" w14:textId="318954F0" w:rsidR="00535ED9" w:rsidRPr="00FD434A" w:rsidRDefault="00535ED9" w:rsidP="0003247D">
      <w:pPr>
        <w:jc w:val="center"/>
        <w:rPr>
          <w:sz w:val="18"/>
          <w:szCs w:val="18"/>
        </w:rPr>
      </w:pPr>
      <w:r>
        <w:rPr>
          <w:sz w:val="18"/>
          <w:szCs w:val="18"/>
        </w:rPr>
        <w:t>shadij@mail.tau.ac.il</w:t>
      </w:r>
    </w:p>
    <w:p w14:paraId="3D6F523C" w14:textId="65AEB12F" w:rsidR="004F6E27" w:rsidRDefault="004F6E27" w:rsidP="0003247D">
      <w:pPr>
        <w:jc w:val="center"/>
        <w:rPr>
          <w:sz w:val="18"/>
          <w:szCs w:val="18"/>
        </w:rPr>
      </w:pPr>
    </w:p>
    <w:p w14:paraId="72B29951" w14:textId="77777777" w:rsidR="00303D9F" w:rsidRDefault="00303D9F" w:rsidP="00303D9F">
      <w:pPr>
        <w:tabs>
          <w:tab w:val="left" w:pos="5387"/>
        </w:tabs>
        <w:jc w:val="center"/>
        <w:rPr>
          <w:sz w:val="18"/>
          <w:szCs w:val="18"/>
        </w:rPr>
      </w:pPr>
    </w:p>
    <w:p w14:paraId="1136D527" w14:textId="77777777" w:rsidR="00171E47" w:rsidRDefault="00171E47" w:rsidP="007813E5">
      <w:pPr>
        <w:jc w:val="both"/>
        <w:rPr>
          <w:rFonts w:ascii="Book Antiqua" w:hAnsi="Book Antiqua"/>
          <w:b/>
          <w:bCs/>
        </w:rPr>
      </w:pPr>
    </w:p>
    <w:p w14:paraId="7F9BE1B3" w14:textId="77777777"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14:paraId="1A2E9A7F"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0B930539" w14:textId="4E953CBF" w:rsidR="007813E5" w:rsidRPr="00431D13" w:rsidRDefault="00F323B2" w:rsidP="000A6B64">
      <w:pPr>
        <w:jc w:val="both"/>
        <w:rPr>
          <w:sz w:val="20"/>
          <w:szCs w:val="20"/>
          <w:lang w:val="en-GB"/>
        </w:rPr>
      </w:pPr>
      <w:r w:rsidRPr="00AD775A">
        <w:rPr>
          <w:b/>
          <w:bCs/>
          <w:i/>
          <w:iCs/>
          <w:sz w:val="20"/>
          <w:szCs w:val="20"/>
        </w:rPr>
        <w:t>Abstract</w:t>
      </w:r>
      <w:r w:rsidR="00AD775A">
        <w:rPr>
          <w:b/>
          <w:bCs/>
          <w:sz w:val="20"/>
          <w:szCs w:val="20"/>
        </w:rPr>
        <w:t xml:space="preserve">- </w:t>
      </w:r>
      <w:r w:rsidR="008F790E">
        <w:rPr>
          <w:sz w:val="20"/>
          <w:szCs w:val="20"/>
          <w:lang w:val="en-GB"/>
        </w:rPr>
        <w:t>Deep</w:t>
      </w:r>
      <w:r w:rsidR="004F4C9A" w:rsidRPr="004F4C9A">
        <w:rPr>
          <w:sz w:val="20"/>
          <w:szCs w:val="20"/>
          <w:lang w:val="en-GB"/>
        </w:rPr>
        <w:t xml:space="preserve"> learning (</w:t>
      </w:r>
      <w:r w:rsidR="008F790E">
        <w:rPr>
          <w:sz w:val="20"/>
          <w:szCs w:val="20"/>
          <w:lang w:val="en-GB"/>
        </w:rPr>
        <w:t>D</w:t>
      </w:r>
      <w:r w:rsidR="004F4C9A" w:rsidRPr="004F4C9A">
        <w:rPr>
          <w:sz w:val="20"/>
          <w:szCs w:val="20"/>
          <w:lang w:val="en-GB"/>
        </w:rPr>
        <w:t xml:space="preserve">L) is a rising subject in the field of healthcare and medicine. </w:t>
      </w:r>
      <w:r w:rsidR="00431D13" w:rsidRPr="00431D13">
        <w:rPr>
          <w:sz w:val="20"/>
          <w:szCs w:val="20"/>
          <w:lang w:val="en-GB"/>
        </w:rPr>
        <w:t xml:space="preserve">Furthermore, to have the option to use the </w:t>
      </w:r>
      <w:r w:rsidR="008F790E">
        <w:rPr>
          <w:sz w:val="20"/>
          <w:szCs w:val="20"/>
          <w:lang w:val="en-GB"/>
        </w:rPr>
        <w:t>DL</w:t>
      </w:r>
      <w:r w:rsidR="00431D13" w:rsidRPr="00431D13">
        <w:rPr>
          <w:sz w:val="20"/>
          <w:szCs w:val="20"/>
          <w:lang w:val="en-GB"/>
        </w:rPr>
        <w:t xml:space="preserve"> models in medical care it's basic to comprehend and decipher in reasonable terms what is influencing these models and their forecasts. understanding these impacts is called </w:t>
      </w:r>
      <w:r w:rsidR="008F790E">
        <w:rPr>
          <w:sz w:val="20"/>
          <w:szCs w:val="20"/>
          <w:lang w:val="en-GB"/>
        </w:rPr>
        <w:t>D</w:t>
      </w:r>
      <w:r w:rsidR="00431D13" w:rsidRPr="00431D13">
        <w:rPr>
          <w:sz w:val="20"/>
          <w:szCs w:val="20"/>
          <w:lang w:val="en-GB"/>
        </w:rPr>
        <w:t xml:space="preserve">L interpretability. </w:t>
      </w:r>
      <w:r w:rsidR="008F790E">
        <w:rPr>
          <w:sz w:val="20"/>
          <w:szCs w:val="20"/>
          <w:lang w:val="en-GB"/>
        </w:rPr>
        <w:t>D</w:t>
      </w:r>
      <w:r w:rsidR="00431D13" w:rsidRPr="00431D13">
        <w:rPr>
          <w:sz w:val="20"/>
          <w:szCs w:val="20"/>
          <w:lang w:val="en-GB"/>
        </w:rPr>
        <w:t xml:space="preserve">L interpretability is essential in delivering a model that clinicians can trust, and we expect to make our clinical forecast models reasonable. In this work, we look to refine the comprehension of </w:t>
      </w:r>
      <w:r w:rsidR="008F790E">
        <w:rPr>
          <w:sz w:val="20"/>
          <w:szCs w:val="20"/>
          <w:lang w:val="en-GB"/>
        </w:rPr>
        <w:t>D</w:t>
      </w:r>
      <w:r w:rsidR="00431D13" w:rsidRPr="00431D13">
        <w:rPr>
          <w:sz w:val="20"/>
          <w:szCs w:val="20"/>
          <w:lang w:val="en-GB"/>
        </w:rPr>
        <w:t>L interpretability when applied to clinical expectation models. While existing feature importance scores</w:t>
      </w:r>
      <w:r w:rsidR="00431D13">
        <w:rPr>
          <w:sz w:val="20"/>
          <w:szCs w:val="20"/>
          <w:lang w:val="en-GB"/>
        </w:rPr>
        <w:t xml:space="preserve"> </w:t>
      </w:r>
      <w:r w:rsidR="00431D13" w:rsidRPr="00431D13">
        <w:rPr>
          <w:sz w:val="20"/>
          <w:szCs w:val="20"/>
          <w:lang w:val="en-GB"/>
        </w:rPr>
        <w:t>show extraordinary progress in making sense of models, we exhibit their restrictions while making sense of various</w:t>
      </w:r>
      <w:r w:rsidR="00431D13">
        <w:rPr>
          <w:sz w:val="20"/>
          <w:szCs w:val="20"/>
          <w:lang w:val="en-GB"/>
        </w:rPr>
        <w:t xml:space="preserve"> datasets,</w:t>
      </w:r>
      <w:r w:rsidR="00431D13" w:rsidRPr="00431D13">
        <w:rPr>
          <w:sz w:val="20"/>
          <w:szCs w:val="20"/>
          <w:lang w:val="en-GB"/>
        </w:rPr>
        <w:t xml:space="preserve"> particularly within sight of correlations between features.</w:t>
      </w:r>
      <w:r w:rsidR="00431D13">
        <w:rPr>
          <w:sz w:val="20"/>
          <w:szCs w:val="20"/>
          <w:lang w:val="en-GB"/>
        </w:rPr>
        <w:t xml:space="preserve"> </w:t>
      </w:r>
      <w:r w:rsidR="00431D13" w:rsidRPr="00431D13">
        <w:rPr>
          <w:sz w:val="20"/>
          <w:szCs w:val="20"/>
          <w:lang w:val="en-GB"/>
        </w:rPr>
        <w:t>Subsequently, we standardize those scores to catch the distinction between the different score techniques and use AUC-Roc measures to catch properties anticipated from</w:t>
      </w:r>
      <w:r w:rsidR="00431D13">
        <w:rPr>
          <w:sz w:val="20"/>
          <w:szCs w:val="20"/>
          <w:lang w:val="en-GB"/>
        </w:rPr>
        <w:t xml:space="preserve"> </w:t>
      </w:r>
      <w:r w:rsidR="00431D13" w:rsidRPr="00431D13">
        <w:rPr>
          <w:sz w:val="20"/>
          <w:szCs w:val="20"/>
          <w:lang w:val="en-GB"/>
        </w:rPr>
        <w:t>feature importance score</w:t>
      </w:r>
      <w:r w:rsidR="00431D13">
        <w:rPr>
          <w:sz w:val="20"/>
          <w:szCs w:val="20"/>
          <w:lang w:val="en-GB"/>
        </w:rPr>
        <w:t xml:space="preserve"> </w:t>
      </w:r>
      <w:r w:rsidR="00431D13" w:rsidRPr="00431D13">
        <w:rPr>
          <w:sz w:val="20"/>
          <w:szCs w:val="20"/>
          <w:lang w:val="en-GB"/>
        </w:rPr>
        <w:t>while making sense</w:t>
      </w:r>
      <w:r w:rsidR="00431D13">
        <w:rPr>
          <w:sz w:val="20"/>
          <w:szCs w:val="20"/>
          <w:lang w:val="en-GB"/>
        </w:rPr>
        <w:t xml:space="preserve"> of the data </w:t>
      </w:r>
      <w:r w:rsidR="004D03B0" w:rsidRPr="004D03B0">
        <w:rPr>
          <w:sz w:val="20"/>
          <w:szCs w:val="20"/>
          <w:lang w:val="en-GB"/>
        </w:rPr>
        <w:t>and demonstrate that there exists just a single score strategy that fulfils every one of them</w:t>
      </w:r>
      <w:r w:rsidR="004D03B0">
        <w:rPr>
          <w:sz w:val="20"/>
          <w:szCs w:val="20"/>
          <w:lang w:val="en-GB"/>
        </w:rPr>
        <w:t>.</w:t>
      </w:r>
      <w:r w:rsidR="004D03B0" w:rsidRPr="004D03B0">
        <w:t xml:space="preserve"> </w:t>
      </w:r>
      <w:r w:rsidR="004D03B0">
        <w:t>T</w:t>
      </w:r>
      <w:r w:rsidR="004D03B0" w:rsidRPr="004D03B0">
        <w:rPr>
          <w:sz w:val="20"/>
          <w:szCs w:val="20"/>
          <w:lang w:val="en-GB"/>
        </w:rPr>
        <w:t xml:space="preserve">he </w:t>
      </w:r>
      <w:r w:rsidR="008F790E">
        <w:rPr>
          <w:sz w:val="20"/>
          <w:szCs w:val="20"/>
          <w:lang w:val="en-GB"/>
        </w:rPr>
        <w:t>Sensitivity – Permutations analysis .</w:t>
      </w:r>
      <w:r w:rsidR="004D03B0" w:rsidRPr="004D03B0">
        <w:rPr>
          <w:sz w:val="20"/>
          <w:szCs w:val="20"/>
          <w:lang w:val="en-GB"/>
        </w:rPr>
        <w:t>we dissect this technique and exhibit its benefits</w:t>
      </w:r>
      <w:r w:rsidR="004D03B0">
        <w:rPr>
          <w:sz w:val="20"/>
          <w:szCs w:val="20"/>
          <w:lang w:val="en-GB"/>
        </w:rPr>
        <w:t>.</w:t>
      </w:r>
    </w:p>
    <w:p w14:paraId="6050E33E"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77F59320" w14:textId="5F4AF101" w:rsidR="009A1D91" w:rsidRPr="004F4C9A" w:rsidRDefault="008F790E" w:rsidP="004F4C9A">
      <w:pPr>
        <w:ind w:firstLine="540"/>
        <w:jc w:val="both"/>
        <w:rPr>
          <w:sz w:val="20"/>
          <w:szCs w:val="20"/>
        </w:rPr>
      </w:pPr>
      <w:r>
        <w:rPr>
          <w:sz w:val="20"/>
          <w:szCs w:val="20"/>
        </w:rPr>
        <w:t>Deep</w:t>
      </w:r>
      <w:r w:rsidR="004F4C9A" w:rsidRPr="004F4C9A">
        <w:rPr>
          <w:sz w:val="20"/>
          <w:szCs w:val="20"/>
        </w:rPr>
        <w:t xml:space="preserve"> learning (</w:t>
      </w:r>
      <w:r>
        <w:rPr>
          <w:sz w:val="20"/>
          <w:szCs w:val="20"/>
        </w:rPr>
        <w:t>D</w:t>
      </w:r>
      <w:r w:rsidR="004F4C9A" w:rsidRPr="004F4C9A">
        <w:rPr>
          <w:sz w:val="20"/>
          <w:szCs w:val="20"/>
        </w:rPr>
        <w:t xml:space="preserve">L) interpretability is a subject of developing significance in the field of medical care. Interpret means to explain or to present in understandable terms. With regards to </w:t>
      </w:r>
      <w:r>
        <w:rPr>
          <w:sz w:val="20"/>
          <w:szCs w:val="20"/>
        </w:rPr>
        <w:t>D</w:t>
      </w:r>
      <w:r w:rsidR="004F4C9A" w:rsidRPr="004F4C9A">
        <w:rPr>
          <w:sz w:val="20"/>
          <w:szCs w:val="20"/>
        </w:rPr>
        <w:t xml:space="preserve">L frameworks, interpretability is the capacity to introduce or to disclose in justifiable terms to a human. By presenting literary or visual curios that give subjective comprehension of the connection between the occurrence's parts and the model's expectation. We argue that explaining predictions is an important aspect in getting humans to trust and use machine learning effectively if the explanations are faithful and intelligible. When this model is used in high-stakes circumstances, institutions favor models which are explainable over models which might be giving relatively better accuracy.[1] A better way to say this would be that when dealing with genuine real-life problems, machine learning interpretability becomes a part of the metric for a successful and usable model. When assembling a model, it is vital to understand what it is the expected outcome what features affect the model or its forecasts. This type of assessment aids in sorting out which are the preferred models, from those that require human intervention. Often, it is important to explain the model to the institutions, particularly when utilizing the model for predicting the clinical course and patient treatments are in question. With the rising number of feature importance </w:t>
      </w:r>
      <w:r w:rsidR="0015165A" w:rsidRPr="004F4C9A">
        <w:rPr>
          <w:sz w:val="20"/>
          <w:szCs w:val="20"/>
        </w:rPr>
        <w:t>libraries</w:t>
      </w:r>
      <w:r w:rsidR="004F4C9A" w:rsidRPr="004F4C9A">
        <w:rPr>
          <w:sz w:val="20"/>
          <w:szCs w:val="20"/>
        </w:rPr>
        <w:t xml:space="preserve"> and algorithms, it becomes difficult to conclude which algorithm or approach is best for a given case. In </w:t>
      </w:r>
      <w:r w:rsidR="004F4C9A">
        <w:rPr>
          <w:sz w:val="20"/>
          <w:szCs w:val="20"/>
        </w:rPr>
        <w:t>this</w:t>
      </w:r>
      <w:r w:rsidR="004F4C9A" w:rsidRPr="004F4C9A">
        <w:rPr>
          <w:sz w:val="20"/>
          <w:szCs w:val="20"/>
        </w:rPr>
        <w:t xml:space="preserve"> study, </w:t>
      </w:r>
      <w:r w:rsidR="004F4C9A">
        <w:rPr>
          <w:sz w:val="20"/>
          <w:szCs w:val="20"/>
        </w:rPr>
        <w:t>we</w:t>
      </w:r>
      <w:r w:rsidR="004F4C9A" w:rsidRPr="004F4C9A">
        <w:rPr>
          <w:sz w:val="20"/>
          <w:szCs w:val="20"/>
        </w:rPr>
        <w:t xml:space="preserve"> will discuss one such aspect of machine learning interpretability — feature importance and the various algorithms of extracting features</w:t>
      </w:r>
      <w:r w:rsidR="00A45BB7">
        <w:rPr>
          <w:sz w:val="20"/>
          <w:szCs w:val="20"/>
        </w:rPr>
        <w:t xml:space="preserve"> implemented on biomedical data</w:t>
      </w:r>
      <w:r w:rsidR="004F4C9A" w:rsidRPr="004F4C9A">
        <w:rPr>
          <w:sz w:val="20"/>
          <w:szCs w:val="20"/>
        </w:rPr>
        <w:t>.</w:t>
      </w:r>
      <w:sdt>
        <w:sdtPr>
          <w:rPr>
            <w:color w:val="000000"/>
            <w:sz w:val="20"/>
            <w:szCs w:val="20"/>
          </w:rPr>
          <w:tag w:val="MENDELEY_CITATION_v3_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"/>
          <w:id w:val="490613989"/>
          <w:placeholder>
            <w:docPart w:val="DefaultPlaceholder_-1854013440"/>
          </w:placeholder>
        </w:sdtPr>
        <w:sdtContent>
          <w:r w:rsidR="008766FE" w:rsidRPr="008766FE">
            <w:rPr>
              <w:color w:val="000000"/>
              <w:sz w:val="20"/>
              <w:szCs w:val="20"/>
            </w:rPr>
            <w:t>[2]</w:t>
          </w:r>
        </w:sdtContent>
      </w:sdt>
    </w:p>
    <w:p w14:paraId="55C59C54" w14:textId="5517190F" w:rsidR="0038639D" w:rsidRDefault="006E2489" w:rsidP="0038639D">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w:t>
      </w:r>
      <w:r w:rsidR="0038639D">
        <w:rPr>
          <w:smallCaps/>
          <w:kern w:val="28"/>
          <w:sz w:val="20"/>
          <w:szCs w:val="20"/>
        </w:rPr>
        <w:t>s</w:t>
      </w:r>
    </w:p>
    <w:p w14:paraId="72294789" w14:textId="18E5BD19" w:rsidR="0038639D" w:rsidRDefault="0038639D" w:rsidP="0038639D">
      <w:pPr>
        <w:pStyle w:val="RSCB02ArticleText"/>
        <w:ind w:firstLine="540"/>
        <w:jc w:val="lowKashida"/>
        <w:rPr>
          <w:rFonts w:ascii="Times New Roman" w:eastAsiaTheme="minorEastAsia" w:hAnsi="Times New Roman"/>
          <w:sz w:val="14"/>
          <w:szCs w:val="14"/>
          <w:lang w:val="en-US"/>
        </w:rPr>
      </w:pPr>
      <w:r w:rsidRPr="00B21923">
        <w:rPr>
          <w:rFonts w:ascii="Times New Roman" w:hAnsi="Times New Roman"/>
          <w:sz w:val="20"/>
          <w:szCs w:val="20"/>
        </w:rPr>
        <w:t xml:space="preserve">Feature attributions and counterfactual explanations (relating to or expressing what has not happened or is not the case.) are popular approaches to explain a </w:t>
      </w:r>
      <w:r w:rsidR="008F790E">
        <w:rPr>
          <w:rFonts w:ascii="Times New Roman" w:hAnsi="Times New Roman"/>
          <w:sz w:val="20"/>
          <w:szCs w:val="20"/>
        </w:rPr>
        <w:t>D</w:t>
      </w:r>
      <w:r w:rsidRPr="00B21923">
        <w:rPr>
          <w:rFonts w:ascii="Times New Roman" w:hAnsi="Times New Roman"/>
          <w:sz w:val="20"/>
          <w:szCs w:val="20"/>
        </w:rPr>
        <w:t>L model. The former assigns an importance score to each input feature, while the latter provides input examples with minimal changes to alter the model's predictions.</w:t>
      </w:r>
      <w:r w:rsidRPr="00B21923">
        <w:rPr>
          <w:rFonts w:ascii="Times New Roman" w:hAnsi="Times New Roman"/>
          <w:sz w:val="20"/>
          <w:szCs w:val="20"/>
          <w:lang w:val="en-US"/>
        </w:rPr>
        <w:t xml:space="preserve"> To understand the difference between the algorithms we plan to normalize the features scores and analyze the difference between them, we would like to also to set a threshold on the features score depending on the relevance of that feature depending on the data set used to calculate that feature score.</w:t>
      </w:r>
      <w:r>
        <w:rPr>
          <w:rFonts w:ascii="Times New Roman" w:hAnsi="Times New Roman"/>
          <w:sz w:val="20"/>
          <w:szCs w:val="20"/>
          <w:lang w:val="en-US"/>
        </w:rPr>
        <w:t xml:space="preserve"> The normalization was done using this equation: </w:t>
      </w:r>
    </w:p>
    <w:p w14:paraId="50D08C44" w14:textId="28F9A97F" w:rsidR="0038639D" w:rsidRDefault="0038639D" w:rsidP="008F790E">
      <w:pPr>
        <w:pStyle w:val="RSCB02ArticleText"/>
        <w:ind w:firstLine="144"/>
        <w:jc w:val="lowKashida"/>
        <w:rPr>
          <w:rFonts w:ascii="Times New Roman" w:hAnsi="Times New Roman"/>
          <w:sz w:val="20"/>
          <w:szCs w:val="20"/>
          <w:lang w:val="en-US"/>
        </w:rPr>
      </w:pPr>
      <w:r w:rsidRPr="0038639D">
        <w:rPr>
          <w:rFonts w:ascii="Times New Roman" w:hAnsi="Times New Roman"/>
          <w:noProof/>
          <w:sz w:val="20"/>
          <w:szCs w:val="20"/>
          <w:lang w:val="en-US"/>
        </w:rPr>
        <w:drawing>
          <wp:anchor distT="0" distB="0" distL="114300" distR="114300" simplePos="0" relativeHeight="251658240" behindDoc="0" locked="0" layoutInCell="1" allowOverlap="1" wp14:anchorId="1AA7B72E" wp14:editId="27262BF1">
            <wp:simplePos x="0" y="0"/>
            <wp:positionH relativeFrom="column">
              <wp:posOffset>2578100</wp:posOffset>
            </wp:positionH>
            <wp:positionV relativeFrom="paragraph">
              <wp:posOffset>4445</wp:posOffset>
            </wp:positionV>
            <wp:extent cx="1485900" cy="449344"/>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5900" cy="449344"/>
                    </a:xfrm>
                    <a:prstGeom prst="rect">
                      <a:avLst/>
                    </a:prstGeom>
                  </pic:spPr>
                </pic:pic>
              </a:graphicData>
            </a:graphic>
            <wp14:sizeRelH relativeFrom="margin">
              <wp14:pctWidth>0</wp14:pctWidth>
            </wp14:sizeRelH>
            <wp14:sizeRelV relativeFrom="margin">
              <wp14:pctHeight>0</wp14:pctHeight>
            </wp14:sizeRelV>
          </wp:anchor>
        </w:drawing>
      </w:r>
      <w:r w:rsidRPr="003714EB">
        <w:rPr>
          <w:rFonts w:asciiTheme="majorBidi" w:hAnsiTheme="majorBidi" w:cstheme="majorBidi"/>
          <w:bCs/>
          <w:sz w:val="20"/>
          <w:szCs w:val="20"/>
        </w:rPr>
        <w:t xml:space="preserve">Where </w:t>
      </w:r>
      <m:oMath>
        <m:sSub>
          <m:sSubPr>
            <m:ctrlPr>
              <w:rPr>
                <w:rFonts w:ascii="Cambria Math" w:hAnsi="Cambria Math" w:cstheme="majorBidi"/>
                <w:i/>
                <w:sz w:val="20"/>
                <w:szCs w:val="20"/>
                <w:lang w:val="en-US"/>
              </w:rPr>
            </m:ctrlPr>
          </m:sSubPr>
          <m:e>
            <m:acc>
              <m:accPr>
                <m:chr m:val="̅"/>
                <m:ctrlPr>
                  <w:rPr>
                    <w:rFonts w:ascii="Cambria Math" w:hAnsi="Cambria Math" w:cstheme="majorBidi"/>
                    <w:i/>
                    <w:sz w:val="20"/>
                    <w:szCs w:val="20"/>
                    <w:lang w:val="en-US"/>
                  </w:rPr>
                </m:ctrlPr>
              </m:accPr>
              <m:e>
                <m:r>
                  <m:rPr>
                    <m:sty m:val="bi"/>
                  </m:rPr>
                  <w:rPr>
                    <w:rFonts w:ascii="Cambria Math" w:hAnsi="Cambria Math" w:cstheme="majorBidi"/>
                    <w:sz w:val="20"/>
                    <w:szCs w:val="20"/>
                    <w:lang w:val="en-US"/>
                  </w:rPr>
                  <m:t>S</m:t>
                </m:r>
              </m:e>
            </m:acc>
          </m:e>
          <m:sub>
            <m:r>
              <m:rPr>
                <m:sty m:val="bi"/>
              </m:rPr>
              <w:rPr>
                <w:rFonts w:ascii="Cambria Math" w:hAnsi="Cambria Math" w:cstheme="majorBidi"/>
                <w:sz w:val="20"/>
                <w:szCs w:val="20"/>
                <w:lang w:val="en-US"/>
              </w:rPr>
              <m:t>i</m:t>
            </m:r>
          </m:sub>
        </m:sSub>
      </m:oMath>
      <w:r w:rsidRPr="003714EB">
        <w:rPr>
          <w:rFonts w:asciiTheme="majorBidi" w:eastAsiaTheme="minorEastAsia" w:hAnsiTheme="majorBidi" w:cstheme="majorBidi"/>
          <w:bCs/>
          <w:sz w:val="20"/>
          <w:szCs w:val="20"/>
        </w:rPr>
        <w:t xml:space="preserve"> is the normalized score of </w:t>
      </w:r>
      <w:r w:rsidR="000A6B64" w:rsidRPr="003714EB">
        <w:rPr>
          <w:rFonts w:asciiTheme="majorBidi" w:eastAsiaTheme="minorEastAsia" w:hAnsiTheme="majorBidi" w:cstheme="majorBidi"/>
          <w:bCs/>
          <w:sz w:val="20"/>
          <w:szCs w:val="20"/>
        </w:rPr>
        <w:t>features</w:t>
      </w:r>
      <w:r w:rsidRPr="003714EB">
        <w:rPr>
          <w:rFonts w:asciiTheme="majorBidi" w:eastAsiaTheme="minorEastAsia" w:hAnsiTheme="majorBidi" w:cstheme="majorBidi"/>
          <w:bCs/>
          <w:sz w:val="20"/>
          <w:szCs w:val="20"/>
        </w:rPr>
        <w:t xml:space="preserve"> </w:t>
      </w:r>
      <w:proofErr w:type="spellStart"/>
      <w:r w:rsidRPr="003714EB">
        <w:rPr>
          <w:rFonts w:asciiTheme="majorBidi" w:eastAsiaTheme="minorEastAsia" w:hAnsiTheme="majorBidi" w:cstheme="majorBidi"/>
          <w:bCs/>
          <w:sz w:val="20"/>
          <w:szCs w:val="20"/>
        </w:rPr>
        <w:t>i</w:t>
      </w:r>
      <w:proofErr w:type="spellEnd"/>
      <w:r w:rsidRPr="003714EB">
        <w:rPr>
          <w:rFonts w:asciiTheme="majorBidi" w:eastAsiaTheme="minorEastAsia" w:hAnsiTheme="majorBidi" w:cstheme="majorBidi"/>
          <w:bCs/>
          <w:sz w:val="20"/>
          <w:szCs w:val="20"/>
        </w:rPr>
        <w:t xml:space="preserve"> and Si is the score of feature I</w:t>
      </w:r>
      <w:r>
        <w:rPr>
          <w:rFonts w:asciiTheme="majorBidi" w:eastAsiaTheme="minorEastAsia" w:hAnsiTheme="majorBidi" w:cstheme="majorBidi"/>
          <w:bCs/>
          <w:sz w:val="20"/>
          <w:szCs w:val="20"/>
        </w:rPr>
        <w:t xml:space="preserve">. </w:t>
      </w:r>
    </w:p>
    <w:p w14:paraId="56ED4DEF" w14:textId="3F8E20FA" w:rsidR="008F790E" w:rsidRDefault="008F790E" w:rsidP="002B7D07">
      <w:pPr>
        <w:pStyle w:val="RSCB02ArticleText"/>
        <w:ind w:firstLine="144"/>
        <w:jc w:val="lowKashida"/>
        <w:rPr>
          <w:rFonts w:ascii="Times New Roman" w:hAnsi="Times New Roman"/>
          <w:sz w:val="20"/>
          <w:szCs w:val="20"/>
          <w:lang w:val="en-US"/>
        </w:rPr>
      </w:pPr>
      <w:r>
        <w:rPr>
          <w:rFonts w:ascii="Times New Roman" w:hAnsi="Times New Roman"/>
          <w:sz w:val="20"/>
          <w:szCs w:val="20"/>
          <w:lang w:val="en-US"/>
        </w:rPr>
        <w:t xml:space="preserve">Our feature importance methods </w:t>
      </w:r>
      <w:r w:rsidR="00535ED9">
        <w:rPr>
          <w:rFonts w:ascii="Times New Roman" w:hAnsi="Times New Roman"/>
          <w:sz w:val="20"/>
          <w:szCs w:val="20"/>
          <w:lang w:val="en-US"/>
        </w:rPr>
        <w:t>included the most cited methods and algorithms .</w:t>
      </w:r>
      <w:r w:rsidR="00C74AC6">
        <w:rPr>
          <w:rFonts w:ascii="Times New Roman" w:hAnsi="Times New Roman"/>
          <w:sz w:val="20"/>
          <w:szCs w:val="20"/>
          <w:lang w:val="en-US"/>
        </w:rPr>
        <w:t xml:space="preserve">First we start with Sensitivity-Permutations Analysis </w:t>
      </w:r>
      <w:sdt>
        <w:sdtPr>
          <w:rPr>
            <w:rFonts w:ascii="Times New Roman" w:hAnsi="Times New Roman"/>
            <w:color w:val="000000"/>
            <w:sz w:val="20"/>
            <w:szCs w:val="20"/>
            <w:lang w:val="en-US"/>
          </w:rPr>
          <w:tag w:val="MENDELEY_CITATION_v3_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"/>
          <w:id w:val="474571306"/>
          <w:placeholder>
            <w:docPart w:val="DefaultPlaceholder_-1854013440"/>
          </w:placeholder>
        </w:sdtPr>
        <w:sdtContent>
          <w:r w:rsidR="008766FE" w:rsidRPr="008766FE">
            <w:rPr>
              <w:rFonts w:ascii="Times New Roman" w:hAnsi="Times New Roman"/>
              <w:color w:val="000000"/>
              <w:sz w:val="20"/>
              <w:szCs w:val="20"/>
              <w:lang w:val="en-US"/>
            </w:rPr>
            <w:t>[3]</w:t>
          </w:r>
        </w:sdtContent>
      </w:sdt>
      <w:r w:rsidR="00C74AC6">
        <w:rPr>
          <w:rFonts w:ascii="Times New Roman" w:hAnsi="Times New Roman"/>
          <w:sz w:val="20"/>
          <w:szCs w:val="20"/>
          <w:lang w:val="en-US"/>
        </w:rPr>
        <w:t xml:space="preserve">, </w:t>
      </w:r>
      <w:r w:rsidR="002B7D07" w:rsidRPr="002B7D07">
        <w:rPr>
          <w:rFonts w:ascii="Times New Roman" w:hAnsi="Times New Roman"/>
          <w:sz w:val="20"/>
          <w:szCs w:val="20"/>
          <w:lang w:val="en-US"/>
        </w:rPr>
        <w:t>Sensitivity analysis involves systematically testing a neural network's adaptation to minor variations in input features, providing insights into the model's capabilities and discerning the influence of individual features on network predictions. By gauging the network's response to subtle changes, sensitivity analysis unveils the model's robustness, interpretability, and the relative impact of features on its decision-making process.</w:t>
      </w:r>
    </w:p>
    <w:p w14:paraId="31F06A00" w14:textId="2227EBF1" w:rsidR="002B7D07" w:rsidRDefault="002B7D07" w:rsidP="00443752">
      <w:pPr>
        <w:pStyle w:val="RSCB02ArticleText"/>
        <w:ind w:firstLine="720"/>
        <w:jc w:val="lowKashida"/>
        <w:rPr>
          <w:rFonts w:ascii="Times New Roman" w:hAnsi="Times New Roman"/>
          <w:sz w:val="20"/>
          <w:szCs w:val="20"/>
          <w:lang w:val="en-US"/>
        </w:rPr>
      </w:pPr>
      <w:r>
        <w:rPr>
          <w:rFonts w:ascii="Times New Roman" w:hAnsi="Times New Roman"/>
          <w:sz w:val="20"/>
          <w:szCs w:val="20"/>
          <w:lang w:val="en-US"/>
        </w:rPr>
        <w:lastRenderedPageBreak/>
        <w:t xml:space="preserve">Secondly, we apply the Gradients – Backward propagation method, </w:t>
      </w:r>
      <w:sdt>
        <w:sdtPr>
          <w:rPr>
            <w:rFonts w:ascii="Times New Roman" w:hAnsi="Times New Roman"/>
            <w:color w:val="000000"/>
            <w:sz w:val="20"/>
            <w:szCs w:val="20"/>
            <w:lang w:val="en-US"/>
          </w:rPr>
          <w:tag w:val="MENDELEY_CITATION_v3_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"/>
          <w:id w:val="1132833017"/>
          <w:placeholder>
            <w:docPart w:val="DefaultPlaceholder_-1854013440"/>
          </w:placeholder>
        </w:sdtPr>
        <w:sdtContent>
          <w:r w:rsidR="008766FE" w:rsidRPr="008766FE">
            <w:rPr>
              <w:rFonts w:ascii="Times New Roman" w:hAnsi="Times New Roman"/>
              <w:color w:val="000000"/>
              <w:sz w:val="20"/>
              <w:szCs w:val="20"/>
              <w:lang w:val="en-US"/>
            </w:rPr>
            <w:t>[4]</w:t>
          </w:r>
        </w:sdtContent>
      </w:sdt>
      <w:r w:rsidR="00443752" w:rsidRPr="00443752">
        <w:rPr>
          <w:rFonts w:ascii="Segoe UI" w:eastAsia="Times New Roman" w:hAnsi="Segoe UI" w:cs="Segoe UI"/>
          <w:color w:val="374151"/>
          <w:w w:val="100"/>
          <w:sz w:val="24"/>
          <w:szCs w:val="24"/>
          <w:lang w:val="en-US"/>
        </w:rPr>
        <w:t xml:space="preserve"> </w:t>
      </w:r>
      <w:r w:rsidR="00443752" w:rsidRPr="00443752">
        <w:rPr>
          <w:rFonts w:ascii="Times New Roman" w:hAnsi="Times New Roman"/>
          <w:sz w:val="20"/>
          <w:szCs w:val="20"/>
          <w:lang w:val="en-US"/>
        </w:rPr>
        <w:t>Backward propagation, or backpropagation, is a fundamental process in training neural networks. It involves iteratively adjusting the model's weights by computing the gradient of the loss function with respect to each weight. This gradient information is then used to update the weights in the opposite direction of the gradient, minimizing the difference between the model's predictions and the actual targets. Importantly, if the gradients are extracted during this process, they provide valuable insights into how each feature contributes to the overall output. This analysis aids in understanding the influence of individual features on the network's predictions, enhancing our comprehension of the model's decision-making process.</w:t>
      </w:r>
    </w:p>
    <w:p w14:paraId="21BE31E7" w14:textId="77777777" w:rsidR="00443752" w:rsidRDefault="00443752" w:rsidP="00443752">
      <w:pPr>
        <w:pStyle w:val="RSCB02ArticleText"/>
        <w:ind w:firstLine="720"/>
        <w:jc w:val="lowKashida"/>
        <w:rPr>
          <w:rFonts w:ascii="Times New Roman" w:hAnsi="Times New Roman"/>
          <w:sz w:val="20"/>
          <w:szCs w:val="20"/>
          <w:lang w:val="en-US"/>
        </w:rPr>
      </w:pPr>
    </w:p>
    <w:p w14:paraId="24497C0B" w14:textId="4612F354" w:rsidR="00443752" w:rsidRDefault="00443752" w:rsidP="004F77B1">
      <w:pPr>
        <w:pStyle w:val="RSCB02ArticleText"/>
        <w:ind w:firstLine="720"/>
        <w:jc w:val="lowKashida"/>
        <w:rPr>
          <w:rFonts w:ascii="Times New Roman" w:hAnsi="Times New Roman"/>
          <w:sz w:val="20"/>
          <w:szCs w:val="20"/>
          <w:lang w:val="en-US"/>
        </w:rPr>
      </w:pPr>
      <w:r>
        <w:rPr>
          <w:rFonts w:ascii="Times New Roman" w:hAnsi="Times New Roman"/>
          <w:sz w:val="20"/>
          <w:szCs w:val="20"/>
          <w:lang w:val="en-US"/>
        </w:rPr>
        <w:t xml:space="preserve">Thirdly, we apply the Activation Maximization methodology, </w:t>
      </w:r>
      <w:sdt>
        <w:sdtPr>
          <w:rPr>
            <w:rFonts w:ascii="Times New Roman" w:hAnsi="Times New Roman"/>
            <w:color w:val="000000"/>
            <w:sz w:val="20"/>
            <w:szCs w:val="20"/>
            <w:lang w:val="en-US"/>
          </w:rPr>
          <w:tag w:val="MENDELEY_CITATION_v3_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"/>
          <w:id w:val="-832372169"/>
          <w:placeholder>
            <w:docPart w:val="DefaultPlaceholder_-1854013440"/>
          </w:placeholder>
        </w:sdtPr>
        <w:sdtContent>
          <w:r w:rsidR="008766FE" w:rsidRPr="008766FE">
            <w:rPr>
              <w:rFonts w:ascii="Times New Roman" w:hAnsi="Times New Roman"/>
              <w:color w:val="000000"/>
              <w:sz w:val="20"/>
              <w:szCs w:val="20"/>
              <w:lang w:val="en-US"/>
            </w:rPr>
            <w:t>[5]</w:t>
          </w:r>
        </w:sdtContent>
      </w:sdt>
      <w:r w:rsidR="004F77B1">
        <w:rPr>
          <w:rFonts w:ascii="Times New Roman" w:hAnsi="Times New Roman"/>
          <w:sz w:val="20"/>
          <w:szCs w:val="20"/>
          <w:lang w:val="en-US"/>
        </w:rPr>
        <w:t xml:space="preserve"> </w:t>
      </w:r>
      <w:r w:rsidR="004F77B1" w:rsidRPr="004F77B1">
        <w:rPr>
          <w:rFonts w:ascii="Times New Roman" w:hAnsi="Times New Roman"/>
          <w:sz w:val="20"/>
          <w:szCs w:val="20"/>
          <w:lang w:val="en-US"/>
        </w:rPr>
        <w:t>Activation maximization, often implemented through techniques like Class Activation Mapping (CAM), is a method used to visualize and understand the decision-making process of neural networks, particularly convolutional neural networks (CNNs). By maximizing the activation of specific neurons or channels in the network's layers, CAM highlights regions in the input data that strongly contribute to the network's prediction for a given class. This visualization technique not only aids in interpreting and localizing the features in the input that are most influential in driving the model's decision but also sheds light on the importance of these features in the context of deep neural networks. Activation maximization, when applied to DDNs, provides valuable insights into feature importance, offering a nuanced understanding of the specific elements that play a crucial role in the network's decision-making process during classification tasks.</w:t>
      </w:r>
    </w:p>
    <w:p w14:paraId="495CE13E" w14:textId="146985C4" w:rsidR="004F77B1" w:rsidRDefault="004F77B1" w:rsidP="004F77B1">
      <w:pPr>
        <w:pStyle w:val="RSCB02ArticleText"/>
        <w:ind w:firstLine="720"/>
        <w:jc w:val="lowKashida"/>
        <w:rPr>
          <w:rFonts w:ascii="Times New Roman" w:hAnsi="Times New Roman"/>
          <w:sz w:val="20"/>
          <w:szCs w:val="20"/>
          <w:lang w:val="en-US"/>
        </w:rPr>
      </w:pPr>
      <w:r>
        <w:rPr>
          <w:rFonts w:ascii="Times New Roman" w:hAnsi="Times New Roman"/>
          <w:sz w:val="20"/>
          <w:szCs w:val="20"/>
          <w:lang w:val="en-US"/>
        </w:rPr>
        <w:t xml:space="preserve">Lastly, we apply </w:t>
      </w:r>
      <w:r>
        <w:rPr>
          <w:rFonts w:ascii="Times New Roman" w:hAnsi="Times New Roman"/>
          <w:sz w:val="20"/>
          <w:szCs w:val="20"/>
          <w:lang w:val="en-US"/>
        </w:rPr>
        <w:t>Activation Maximization</w:t>
      </w:r>
      <w:r>
        <w:rPr>
          <w:rFonts w:ascii="Times New Roman" w:hAnsi="Times New Roman"/>
          <w:sz w:val="20"/>
          <w:szCs w:val="20"/>
          <w:lang w:val="en-US"/>
        </w:rPr>
        <w:t xml:space="preserve"> with Pruning , </w:t>
      </w:r>
      <w:sdt>
        <w:sdtPr>
          <w:rPr>
            <w:rFonts w:ascii="Times New Roman" w:hAnsi="Times New Roman"/>
            <w:color w:val="000000"/>
            <w:sz w:val="20"/>
            <w:szCs w:val="20"/>
            <w:lang w:val="en-US"/>
          </w:rPr>
          <w:tag w:val="MENDELEY_CITATION_v3_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"/>
          <w:id w:val="54125220"/>
          <w:placeholder>
            <w:docPart w:val="DefaultPlaceholder_-1854013440"/>
          </w:placeholder>
        </w:sdtPr>
        <w:sdtContent>
          <w:r w:rsidR="008766FE" w:rsidRPr="008766FE">
            <w:rPr>
              <w:rFonts w:ascii="Times New Roman" w:hAnsi="Times New Roman"/>
              <w:color w:val="000000"/>
              <w:sz w:val="20"/>
              <w:szCs w:val="20"/>
              <w:lang w:val="en-US"/>
            </w:rPr>
            <w:t>[6]</w:t>
          </w:r>
        </w:sdtContent>
      </w:sdt>
      <w:r>
        <w:rPr>
          <w:rFonts w:ascii="Times New Roman" w:hAnsi="Times New Roman"/>
          <w:sz w:val="20"/>
          <w:szCs w:val="20"/>
          <w:lang w:val="en-US"/>
        </w:rPr>
        <w:t xml:space="preserve"> </w:t>
      </w:r>
      <w:r w:rsidRPr="004F77B1">
        <w:rPr>
          <w:rFonts w:ascii="Times New Roman" w:hAnsi="Times New Roman"/>
          <w:sz w:val="20"/>
          <w:szCs w:val="20"/>
          <w:lang w:val="en-US"/>
        </w:rPr>
        <w:t>Integrating Class Activation Mapping (CAM) with the strategic pruning of the most activated neurons in each layer provides dual advantages for Deep Neural Networks (DDN). Firstly, CAM enhances interpretability by visualizing critical regions in the input crucial for the network's predictions. Secondly, the concurrent pruning of highly activated neurons optimizes the network by preserving essential features while discarding less informative elements. This joint approach not only streamlines the DDN for efficiency but also facilitates nuanced feature importance extraction, offering a refined understanding of the influential factors in the decision-making process.</w:t>
      </w:r>
    </w:p>
    <w:p w14:paraId="60C9E76A" w14:textId="77777777" w:rsidR="00443752" w:rsidRDefault="00443752" w:rsidP="00443752">
      <w:pPr>
        <w:pStyle w:val="RSCB02ArticleText"/>
        <w:ind w:firstLine="144"/>
        <w:jc w:val="lowKashida"/>
        <w:rPr>
          <w:rFonts w:ascii="Times New Roman" w:hAnsi="Times New Roman"/>
          <w:sz w:val="20"/>
          <w:szCs w:val="20"/>
          <w:lang w:val="en-US"/>
        </w:rPr>
      </w:pPr>
    </w:p>
    <w:p w14:paraId="0EEED7BC" w14:textId="77777777" w:rsidR="008F790E" w:rsidRDefault="008F790E" w:rsidP="000A6B64">
      <w:pPr>
        <w:pStyle w:val="RSCB02ArticleText"/>
        <w:jc w:val="lowKashida"/>
        <w:rPr>
          <w:rFonts w:ascii="Times New Roman" w:hAnsi="Times New Roman"/>
          <w:sz w:val="20"/>
          <w:szCs w:val="20"/>
          <w:lang w:val="en-US"/>
        </w:rPr>
      </w:pPr>
    </w:p>
    <w:p w14:paraId="760311E3" w14:textId="77777777" w:rsidR="008F790E" w:rsidRDefault="008F790E" w:rsidP="000A6B64">
      <w:pPr>
        <w:pStyle w:val="RSCB02ArticleText"/>
        <w:jc w:val="lowKashida"/>
        <w:rPr>
          <w:rFonts w:ascii="Times New Roman" w:hAnsi="Times New Roman"/>
          <w:sz w:val="20"/>
          <w:szCs w:val="20"/>
          <w:lang w:val="en-US"/>
        </w:rPr>
      </w:pPr>
    </w:p>
    <w:p w14:paraId="1E2B37F3" w14:textId="1C60BDE6" w:rsidR="000A6B64" w:rsidRDefault="000A6B64" w:rsidP="000A6B64">
      <w:pPr>
        <w:pStyle w:val="Heading2"/>
        <w:jc w:val="center"/>
        <w:rPr>
          <w:rFonts w:eastAsiaTheme="minorHAnsi"/>
          <w:i w:val="0"/>
          <w:iCs w:val="0"/>
        </w:rPr>
      </w:pPr>
      <w:r>
        <w:rPr>
          <w:rFonts w:eastAsiaTheme="minorHAnsi"/>
          <w:i w:val="0"/>
          <w:iCs w:val="0"/>
        </w:rPr>
        <w:t>II.</w:t>
      </w:r>
      <w:r w:rsidR="002B7D07">
        <w:rPr>
          <w:rFonts w:eastAsiaTheme="minorHAnsi"/>
          <w:i w:val="0"/>
          <w:iCs w:val="0"/>
        </w:rPr>
        <w:t>1</w:t>
      </w:r>
      <w:r>
        <w:rPr>
          <w:rFonts w:eastAsiaTheme="minorHAnsi"/>
          <w:i w:val="0"/>
          <w:iCs w:val="0"/>
        </w:rPr>
        <w:t xml:space="preserve"> PREDICTION MODELS</w:t>
      </w:r>
    </w:p>
    <w:p w14:paraId="4106EF65" w14:textId="1D3A2520" w:rsidR="000A6B64" w:rsidRDefault="000A6B64" w:rsidP="004D03B0">
      <w:pPr>
        <w:ind w:firstLine="144"/>
        <w:rPr>
          <w:rFonts w:eastAsiaTheme="minorHAnsi"/>
        </w:rPr>
      </w:pPr>
      <w:r w:rsidRPr="00A41F0D">
        <w:rPr>
          <w:rFonts w:asciiTheme="majorBidi" w:eastAsiaTheme="minorEastAsia" w:hAnsiTheme="majorBidi" w:cstheme="majorBidi"/>
          <w:sz w:val="20"/>
          <w:szCs w:val="20"/>
        </w:rPr>
        <w:t>To able to build the prediction models sorting and analyzing the features of the data is a vital point that allows us to understand what the features represent and how they affect each other by calculating correlation between different features. After analyzing the data hyper-tunning, the prediction model is important as it allows the model to get the best prediction accuracy which in turn allows the feature importance algorithms to best represent the effect of those features on the models forecast</w:t>
      </w:r>
      <w:r>
        <w:rPr>
          <w:rFonts w:asciiTheme="majorBidi" w:eastAsiaTheme="minorEastAsia" w:hAnsiTheme="majorBidi" w:cstheme="majorBidi"/>
          <w:sz w:val="20"/>
          <w:szCs w:val="20"/>
        </w:rPr>
        <w:t xml:space="preserve"> As shown in</w:t>
      </w:r>
      <w:r>
        <w:rPr>
          <w:rFonts w:eastAsiaTheme="minorHAnsi"/>
        </w:rPr>
        <w:t xml:space="preserve"> </w:t>
      </w:r>
      <w:r w:rsidRPr="000A6B64">
        <w:rPr>
          <w:rFonts w:eastAsiaTheme="minorHAnsi"/>
          <w:sz w:val="20"/>
          <w:szCs w:val="20"/>
        </w:rPr>
        <w:t>(</w:t>
      </w:r>
      <w:r w:rsidRPr="000A6B64">
        <w:rPr>
          <w:rFonts w:eastAsiaTheme="minorHAnsi"/>
          <w:sz w:val="20"/>
          <w:szCs w:val="20"/>
        </w:rPr>
        <w:fldChar w:fldCharType="begin"/>
      </w:r>
      <w:r w:rsidRPr="000A6B64">
        <w:rPr>
          <w:rFonts w:eastAsiaTheme="minorHAnsi"/>
          <w:sz w:val="20"/>
          <w:szCs w:val="20"/>
        </w:rPr>
        <w:instrText xml:space="preserve"> REF _Ref115795824 \p \h </w:instrText>
      </w:r>
      <w:r>
        <w:rPr>
          <w:rFonts w:eastAsiaTheme="minorHAnsi"/>
          <w:sz w:val="20"/>
          <w:szCs w:val="20"/>
        </w:rPr>
        <w:instrText xml:space="preserve"> \* MERGEFORMAT </w:instrText>
      </w:r>
      <w:r w:rsidRPr="000A6B64">
        <w:rPr>
          <w:rFonts w:eastAsiaTheme="minorHAnsi"/>
          <w:sz w:val="20"/>
          <w:szCs w:val="20"/>
        </w:rPr>
      </w:r>
      <w:r w:rsidRPr="000A6B64">
        <w:rPr>
          <w:rFonts w:eastAsiaTheme="minorHAnsi"/>
          <w:sz w:val="20"/>
          <w:szCs w:val="20"/>
        </w:rPr>
        <w:fldChar w:fldCharType="separate"/>
      </w:r>
      <w:r w:rsidRPr="000A6B64">
        <w:rPr>
          <w:rFonts w:eastAsiaTheme="minorHAnsi"/>
          <w:sz w:val="20"/>
          <w:szCs w:val="20"/>
        </w:rPr>
        <w:t>below</w:t>
      </w:r>
      <w:r w:rsidRPr="000A6B64">
        <w:rPr>
          <w:rFonts w:eastAsiaTheme="minorHAnsi"/>
          <w:sz w:val="20"/>
          <w:szCs w:val="20"/>
        </w:rPr>
        <w:fldChar w:fldCharType="end"/>
      </w:r>
      <w:r>
        <w:rPr>
          <w:rFonts w:eastAsiaTheme="minorHAnsi"/>
        </w:rPr>
        <w:t>).</w:t>
      </w:r>
    </w:p>
    <w:p w14:paraId="4776ADD8" w14:textId="77777777" w:rsidR="000A6B64" w:rsidRDefault="000A6B64" w:rsidP="000A6B64">
      <w:pPr>
        <w:rPr>
          <w:rFonts w:eastAsiaTheme="minorHAnsi"/>
        </w:rPr>
      </w:pPr>
    </w:p>
    <w:p w14:paraId="3A395B9B" w14:textId="1FF41CD8" w:rsidR="000A6B64" w:rsidRPr="000A6B64" w:rsidRDefault="000A6B64" w:rsidP="000A6B64">
      <w:pPr>
        <w:pStyle w:val="Caption"/>
        <w:keepNext/>
        <w:jc w:val="center"/>
      </w:pPr>
      <w:bookmarkStart w:id="0" w:name="_Ref115795824"/>
      <w:bookmarkStart w:id="1" w:name="_Hlk154136399"/>
      <w:r>
        <w:t xml:space="preserve">Figure </w:t>
      </w:r>
      <w:r w:rsidR="008766FE">
        <w:fldChar w:fldCharType="begin"/>
      </w:r>
      <w:r w:rsidR="008766FE">
        <w:instrText xml:space="preserve"> SEQ Figure \* ARABIC </w:instrText>
      </w:r>
      <w:r w:rsidR="008766FE">
        <w:fldChar w:fldCharType="separate"/>
      </w:r>
      <w:r w:rsidR="00BF62DF">
        <w:rPr>
          <w:noProof/>
        </w:rPr>
        <w:t>1</w:t>
      </w:r>
      <w:r w:rsidR="008766FE">
        <w:fldChar w:fldCharType="end"/>
      </w:r>
      <w:r>
        <w:rPr>
          <w:noProof/>
        </w:rPr>
        <w:t xml:space="preserve">: </w:t>
      </w:r>
      <w:r w:rsidRPr="000525AC">
        <w:rPr>
          <w:noProof/>
        </w:rPr>
        <w:t>Schamatic showing workflow of generating the importances scores</w:t>
      </w:r>
      <w:bookmarkEnd w:id="1"/>
      <w:r w:rsidR="00000000">
        <w:rPr>
          <w:noProof/>
          <w:sz w:val="20"/>
          <w:szCs w:val="20"/>
          <w:vertAlign w:val="superscript"/>
        </w:rPr>
        <w:pict w14:anchorId="457C12BD">
          <v:rect id="_x0000_i1814" alt="" style="width:468pt;height:.05pt;mso-width-percent:0;mso-height-percent:0;mso-width-percent:0;mso-height-percent:0" o:hrstd="t" o:hrnoshade="t" o:hr="t" fillcolor="#a0a0a0" stroked="f"/>
        </w:pict>
      </w:r>
      <w:bookmarkEnd w:id="0"/>
    </w:p>
    <w:p w14:paraId="132D09D5" w14:textId="5AFD1620" w:rsidR="000A6B64" w:rsidRPr="000A6B64" w:rsidRDefault="000A6B64" w:rsidP="000A6B64">
      <w:pPr>
        <w:jc w:val="center"/>
        <w:rPr>
          <w:rFonts w:eastAsiaTheme="minorHAnsi"/>
        </w:rPr>
      </w:pPr>
      <w:r w:rsidRPr="00DA57CF">
        <w:rPr>
          <w:rFonts w:asciiTheme="majorBidi" w:eastAsiaTheme="minorEastAsia" w:hAnsiTheme="majorBidi" w:cstheme="majorBidi"/>
          <w:noProof/>
          <w:sz w:val="20"/>
          <w:szCs w:val="20"/>
        </w:rPr>
        <w:drawing>
          <wp:inline distT="0" distB="0" distL="0" distR="0" wp14:anchorId="3A46A616" wp14:editId="24C8E52D">
            <wp:extent cx="2235962" cy="11684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1"/>
                    <a:stretch>
                      <a:fillRect/>
                    </a:stretch>
                  </pic:blipFill>
                  <pic:spPr>
                    <a:xfrm>
                      <a:off x="0" y="0"/>
                      <a:ext cx="2245621" cy="1173447"/>
                    </a:xfrm>
                    <a:prstGeom prst="rect">
                      <a:avLst/>
                    </a:prstGeom>
                  </pic:spPr>
                </pic:pic>
              </a:graphicData>
            </a:graphic>
          </wp:inline>
        </w:drawing>
      </w:r>
    </w:p>
    <w:p w14:paraId="73AC24A4" w14:textId="77777777" w:rsidR="000A6B64" w:rsidRDefault="000A6B64" w:rsidP="004D03B0">
      <w:pPr>
        <w:pStyle w:val="RSCB04AHeadingSection"/>
        <w:ind w:firstLine="144"/>
        <w:jc w:val="lowKashida"/>
        <w:rPr>
          <w:rFonts w:asciiTheme="majorBidi" w:eastAsiaTheme="minorEastAsia" w:hAnsiTheme="majorBidi" w:cstheme="majorBidi"/>
          <w:b w:val="0"/>
          <w:bCs/>
          <w:sz w:val="20"/>
          <w:szCs w:val="20"/>
        </w:rPr>
      </w:pPr>
      <w:r>
        <w:rPr>
          <w:rFonts w:asciiTheme="majorBidi" w:eastAsiaTheme="minorEastAsia" w:hAnsiTheme="majorBidi" w:cstheme="majorBidi"/>
          <w:b w:val="0"/>
          <w:bCs/>
          <w:sz w:val="20"/>
          <w:szCs w:val="20"/>
        </w:rPr>
        <w:t>To be able to understand the differences between different feature importance algorithms 2 different datasets were used to generate the feature importance's which will be used to compare between those algorithms.</w:t>
      </w:r>
    </w:p>
    <w:p w14:paraId="62B46C8E" w14:textId="181DD9C7" w:rsidR="008766FE" w:rsidRPr="008766FE" w:rsidRDefault="008766FE" w:rsidP="008766FE">
      <w:pPr>
        <w:pStyle w:val="RSCB04AHeadingSection"/>
        <w:ind w:firstLine="144"/>
        <w:rPr>
          <w:rFonts w:asciiTheme="majorBidi" w:eastAsiaTheme="minorEastAsia" w:hAnsiTheme="majorBidi" w:cstheme="majorBidi"/>
          <w:b w:val="0"/>
          <w:bCs/>
          <w:sz w:val="20"/>
          <w:szCs w:val="20"/>
        </w:rPr>
      </w:pPr>
      <w:r w:rsidRPr="008766FE">
        <w:rPr>
          <w:rFonts w:asciiTheme="majorBidi" w:eastAsiaTheme="minorEastAsia" w:hAnsiTheme="majorBidi" w:cstheme="majorBidi"/>
          <w:b w:val="0"/>
          <w:bCs/>
          <w:sz w:val="20"/>
          <w:szCs w:val="20"/>
        </w:rPr>
        <w:t xml:space="preserve">In our deep learning networks, featuring multiple hidden layers with diverse activation functions, notably tanh and </w:t>
      </w:r>
      <w:proofErr w:type="spellStart"/>
      <w:r w:rsidRPr="008766FE">
        <w:rPr>
          <w:rFonts w:asciiTheme="majorBidi" w:eastAsiaTheme="minorEastAsia" w:hAnsiTheme="majorBidi" w:cstheme="majorBidi"/>
          <w:b w:val="0"/>
          <w:bCs/>
          <w:sz w:val="20"/>
          <w:szCs w:val="20"/>
        </w:rPr>
        <w:t>relu</w:t>
      </w:r>
      <w:proofErr w:type="spellEnd"/>
      <w:r w:rsidRPr="008766FE">
        <w:rPr>
          <w:rFonts w:asciiTheme="majorBidi" w:eastAsiaTheme="minorEastAsia" w:hAnsiTheme="majorBidi" w:cstheme="majorBidi"/>
          <w:b w:val="0"/>
          <w:bCs/>
          <w:sz w:val="20"/>
          <w:szCs w:val="20"/>
        </w:rPr>
        <w:t>, a conspicuous architectural component is the inclusion of a bottleneck layer.</w:t>
      </w:r>
      <w:sdt>
        <w:sdtPr>
          <w:rPr>
            <w:rFonts w:asciiTheme="majorBidi" w:eastAsiaTheme="minorEastAsia" w:hAnsiTheme="majorBidi" w:cstheme="majorBidi"/>
            <w:b w:val="0"/>
            <w:bCs/>
            <w:color w:val="000000"/>
            <w:sz w:val="20"/>
            <w:szCs w:val="20"/>
          </w:rPr>
          <w:tag w:val="MENDELEY_CITATION_v3_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"/>
          <w:id w:val="-2135322455"/>
          <w:placeholder>
            <w:docPart w:val="DefaultPlaceholder_-1854013440"/>
          </w:placeholder>
        </w:sdtPr>
        <w:sdtContent>
          <w:r w:rsidRPr="008766FE">
            <w:rPr>
              <w:rFonts w:asciiTheme="majorBidi" w:eastAsiaTheme="minorEastAsia" w:hAnsiTheme="majorBidi" w:cstheme="majorBidi"/>
              <w:b w:val="0"/>
              <w:bCs/>
              <w:color w:val="000000"/>
              <w:sz w:val="20"/>
              <w:szCs w:val="20"/>
            </w:rPr>
            <w:t>[7]</w:t>
          </w:r>
        </w:sdtContent>
      </w:sdt>
      <w:r w:rsidRPr="008766FE">
        <w:rPr>
          <w:rFonts w:asciiTheme="majorBidi" w:eastAsiaTheme="minorEastAsia" w:hAnsiTheme="majorBidi" w:cstheme="majorBidi"/>
          <w:b w:val="0"/>
          <w:bCs/>
          <w:sz w:val="20"/>
          <w:szCs w:val="20"/>
        </w:rPr>
        <w:t xml:space="preserve"> The deliberate incorporation of a bottleneck layer serves the dual purpose of information control and the regulation of generalization error within the network. This architectural choice plays a pivotal role in managing the information flow throughout the network, contributing to heightened control over model complexity and mitigating the risk of overfitting through effective regularization measures.</w:t>
      </w:r>
    </w:p>
    <w:p w14:paraId="3EB57CD2" w14:textId="77777777" w:rsidR="008766FE" w:rsidRPr="008766FE" w:rsidRDefault="008766FE" w:rsidP="008766FE">
      <w:pPr>
        <w:pStyle w:val="RSCB04AHeadingSection"/>
        <w:ind w:firstLine="144"/>
        <w:rPr>
          <w:rFonts w:asciiTheme="majorBidi" w:eastAsiaTheme="minorEastAsia" w:hAnsiTheme="majorBidi" w:cstheme="majorBidi"/>
          <w:b w:val="0"/>
          <w:bCs/>
          <w:sz w:val="20"/>
          <w:szCs w:val="20"/>
        </w:rPr>
      </w:pPr>
    </w:p>
    <w:p w14:paraId="1363205B" w14:textId="4F4C97D8" w:rsidR="008766FE" w:rsidRDefault="008766FE" w:rsidP="008766FE">
      <w:pPr>
        <w:pStyle w:val="RSCB04AHeadingSection"/>
        <w:ind w:firstLine="144"/>
        <w:jc w:val="lowKashida"/>
        <w:rPr>
          <w:rFonts w:asciiTheme="majorBidi" w:eastAsiaTheme="minorEastAsia" w:hAnsiTheme="majorBidi" w:cstheme="majorBidi"/>
          <w:b w:val="0"/>
          <w:bCs/>
          <w:sz w:val="20"/>
          <w:szCs w:val="20"/>
        </w:rPr>
      </w:pPr>
      <w:r w:rsidRPr="008766FE">
        <w:rPr>
          <w:rFonts w:asciiTheme="majorBidi" w:eastAsiaTheme="minorEastAsia" w:hAnsiTheme="majorBidi" w:cstheme="majorBidi"/>
          <w:b w:val="0"/>
          <w:bCs/>
          <w:sz w:val="20"/>
          <w:szCs w:val="20"/>
        </w:rPr>
        <w:lastRenderedPageBreak/>
        <w:t>Moreover, the application of a bottleneck layer proves beneficial for feature extraction. By selectively allowing only the most impactful features to propagate through to the final layer, this configuration provides insights into feature importance. This focused feature propagation mechanism refines the interpretability of the network, shedding light on the specific features that exert the most substantial influence on the model's decision-making process.</w:t>
      </w:r>
      <w:r>
        <w:rPr>
          <w:rFonts w:asciiTheme="majorBidi" w:eastAsiaTheme="minorEastAsia" w:hAnsiTheme="majorBidi" w:cstheme="majorBidi"/>
          <w:b w:val="0"/>
          <w:bCs/>
          <w:sz w:val="20"/>
          <w:szCs w:val="20"/>
        </w:rPr>
        <w:t xml:space="preserve"> As can be seen in the graphs bellow.</w:t>
      </w:r>
    </w:p>
    <w:p w14:paraId="2A92D6EE" w14:textId="64166227" w:rsidR="008766FE" w:rsidRDefault="00AC63BA" w:rsidP="008766FE">
      <w:pPr>
        <w:pStyle w:val="RSCB04AHeadingSection"/>
        <w:ind w:firstLine="144"/>
        <w:jc w:val="lowKashida"/>
        <w:rPr>
          <w:rFonts w:asciiTheme="majorBidi" w:eastAsiaTheme="minorEastAsia" w:hAnsiTheme="majorBidi" w:cstheme="majorBidi"/>
          <w:b w:val="0"/>
          <w:bCs/>
          <w:sz w:val="20"/>
          <w:szCs w:val="20"/>
        </w:rPr>
      </w:pPr>
      <w:r>
        <w:rPr>
          <w:noProof/>
        </w:rPr>
        <mc:AlternateContent>
          <mc:Choice Requires="wps">
            <w:drawing>
              <wp:anchor distT="0" distB="0" distL="114300" distR="114300" simplePos="0" relativeHeight="251661312" behindDoc="1" locked="0" layoutInCell="1" allowOverlap="1" wp14:anchorId="5D348CE0" wp14:editId="5E0FF55D">
                <wp:simplePos x="0" y="0"/>
                <wp:positionH relativeFrom="column">
                  <wp:posOffset>4003675</wp:posOffset>
                </wp:positionH>
                <wp:positionV relativeFrom="paragraph">
                  <wp:posOffset>329565</wp:posOffset>
                </wp:positionV>
                <wp:extent cx="2484120" cy="258445"/>
                <wp:effectExtent l="0" t="0" r="0" b="8255"/>
                <wp:wrapTight wrapText="bothSides">
                  <wp:wrapPolygon edited="0">
                    <wp:start x="0" y="0"/>
                    <wp:lineTo x="0" y="20698"/>
                    <wp:lineTo x="21368" y="20698"/>
                    <wp:lineTo x="21368" y="0"/>
                    <wp:lineTo x="0" y="0"/>
                  </wp:wrapPolygon>
                </wp:wrapTight>
                <wp:docPr id="187519724" name="Text Box 1"/>
                <wp:cNvGraphicFramePr/>
                <a:graphic xmlns:a="http://schemas.openxmlformats.org/drawingml/2006/main">
                  <a:graphicData uri="http://schemas.microsoft.com/office/word/2010/wordprocessingShape">
                    <wps:wsp>
                      <wps:cNvSpPr txBox="1"/>
                      <wps:spPr>
                        <a:xfrm>
                          <a:off x="0" y="0"/>
                          <a:ext cx="2484120" cy="258445"/>
                        </a:xfrm>
                        <a:prstGeom prst="rect">
                          <a:avLst/>
                        </a:prstGeom>
                        <a:solidFill>
                          <a:prstClr val="white"/>
                        </a:solidFill>
                        <a:ln>
                          <a:noFill/>
                        </a:ln>
                      </wps:spPr>
                      <wps:txbx>
                        <w:txbxContent>
                          <w:p w14:paraId="43B97175" w14:textId="2CECB394" w:rsidR="00207594" w:rsidRPr="00AC63BA" w:rsidRDefault="00207594" w:rsidP="00207594">
                            <w:pPr>
                              <w:pStyle w:val="Caption"/>
                              <w:rPr>
                                <w:rFonts w:asciiTheme="majorBidi" w:hAnsiTheme="majorBidi" w:cstheme="majorBidi"/>
                                <w:bCs/>
                                <w:sz w:val="20"/>
                                <w:szCs w:val="20"/>
                                <w:u w:val="single"/>
                                <w:lang w:val="en-GB"/>
                              </w:rPr>
                            </w:pPr>
                            <w:r w:rsidRPr="00AC63BA">
                              <w:rPr>
                                <w:u w:val="single"/>
                              </w:rPr>
                              <w:t xml:space="preserve">Figure </w:t>
                            </w:r>
                            <w:r w:rsidRPr="00AC63BA">
                              <w:rPr>
                                <w:u w:val="single"/>
                              </w:rPr>
                              <w:fldChar w:fldCharType="begin"/>
                            </w:r>
                            <w:r w:rsidRPr="00AC63BA">
                              <w:rPr>
                                <w:u w:val="single"/>
                              </w:rPr>
                              <w:instrText xml:space="preserve"> SEQ Figure \* ARABIC </w:instrText>
                            </w:r>
                            <w:r w:rsidRPr="00AC63BA">
                              <w:rPr>
                                <w:u w:val="single"/>
                              </w:rPr>
                              <w:fldChar w:fldCharType="separate"/>
                            </w:r>
                            <w:r w:rsidR="00BF62DF">
                              <w:rPr>
                                <w:noProof/>
                                <w:u w:val="single"/>
                              </w:rPr>
                              <w:t>2</w:t>
                            </w:r>
                            <w:r w:rsidRPr="00AC63BA">
                              <w:rPr>
                                <w:u w:val="single"/>
                              </w:rPr>
                              <w:fldChar w:fldCharType="end"/>
                            </w:r>
                            <w:r w:rsidRPr="00AC63BA">
                              <w:rPr>
                                <w:noProof/>
                                <w:u w:val="single"/>
                              </w:rPr>
                              <w:t>: Bloodstream molde NN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348CE0" id="_x0000_t202" coordsize="21600,21600" o:spt="202" path="m,l,21600r21600,l21600,xe">
                <v:stroke joinstyle="miter"/>
                <v:path gradientshapeok="t" o:connecttype="rect"/>
              </v:shapetype>
              <v:shape id="Text Box 1" o:spid="_x0000_s1026" type="#_x0000_t202" style="position:absolute;left:0;text-align:left;margin-left:315.25pt;margin-top:25.95pt;width:195.6pt;height:20.3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" stroked="f">
                <v:textbox inset="0,0,0,0">
                  <w:txbxContent>
                    <w:p w14:paraId="43B97175" w14:textId="2CECB394" w:rsidR="00207594" w:rsidRPr="00AC63BA" w:rsidRDefault="00207594" w:rsidP="00207594">
                      <w:pPr>
                        <w:pStyle w:val="Caption"/>
                        <w:rPr>
                          <w:rFonts w:asciiTheme="majorBidi" w:hAnsiTheme="majorBidi" w:cstheme="majorBidi"/>
                          <w:bCs/>
                          <w:sz w:val="20"/>
                          <w:szCs w:val="20"/>
                          <w:u w:val="single"/>
                          <w:lang w:val="en-GB"/>
                        </w:rPr>
                      </w:pPr>
                      <w:r w:rsidRPr="00AC63BA">
                        <w:rPr>
                          <w:u w:val="single"/>
                        </w:rPr>
                        <w:t xml:space="preserve">Figure </w:t>
                      </w:r>
                      <w:r w:rsidRPr="00AC63BA">
                        <w:rPr>
                          <w:u w:val="single"/>
                        </w:rPr>
                        <w:fldChar w:fldCharType="begin"/>
                      </w:r>
                      <w:r w:rsidRPr="00AC63BA">
                        <w:rPr>
                          <w:u w:val="single"/>
                        </w:rPr>
                        <w:instrText xml:space="preserve"> SEQ Figure \* ARABIC </w:instrText>
                      </w:r>
                      <w:r w:rsidRPr="00AC63BA">
                        <w:rPr>
                          <w:u w:val="single"/>
                        </w:rPr>
                        <w:fldChar w:fldCharType="separate"/>
                      </w:r>
                      <w:r w:rsidR="00BF62DF">
                        <w:rPr>
                          <w:noProof/>
                          <w:u w:val="single"/>
                        </w:rPr>
                        <w:t>2</w:t>
                      </w:r>
                      <w:r w:rsidRPr="00AC63BA">
                        <w:rPr>
                          <w:u w:val="single"/>
                        </w:rPr>
                        <w:fldChar w:fldCharType="end"/>
                      </w:r>
                      <w:r w:rsidRPr="00AC63BA">
                        <w:rPr>
                          <w:noProof/>
                          <w:u w:val="single"/>
                        </w:rPr>
                        <w:t>: Bloodstream molde NN Architecture</w:t>
                      </w:r>
                    </w:p>
                  </w:txbxContent>
                </v:textbox>
                <w10:wrap type="tight"/>
              </v:shape>
            </w:pict>
          </mc:Fallback>
        </mc:AlternateContent>
      </w:r>
    </w:p>
    <w:p w14:paraId="2A987BB7" w14:textId="67D4BB56" w:rsidR="008766FE" w:rsidRPr="00AC63BA" w:rsidRDefault="00AC63BA" w:rsidP="008766FE">
      <w:pPr>
        <w:pStyle w:val="Caption"/>
        <w:keepNext/>
        <w:ind w:left="720"/>
        <w:jc w:val="lowKashida"/>
        <w:rPr>
          <w:u w:val="single"/>
        </w:rPr>
      </w:pPr>
      <w:r w:rsidRPr="00207594">
        <w:rPr>
          <w:rFonts w:asciiTheme="majorBidi" w:eastAsiaTheme="minorEastAsia" w:hAnsiTheme="majorBidi" w:cstheme="majorBidi"/>
          <w:bCs/>
          <w:sz w:val="20"/>
          <w:szCs w:val="20"/>
        </w:rPr>
        <w:drawing>
          <wp:anchor distT="0" distB="0" distL="114300" distR="114300" simplePos="0" relativeHeight="251659264" behindDoc="1" locked="0" layoutInCell="1" allowOverlap="1" wp14:anchorId="36A5B5A5" wp14:editId="7CF46150">
            <wp:simplePos x="0" y="0"/>
            <wp:positionH relativeFrom="column">
              <wp:posOffset>3728720</wp:posOffset>
            </wp:positionH>
            <wp:positionV relativeFrom="paragraph">
              <wp:posOffset>135890</wp:posOffset>
            </wp:positionV>
            <wp:extent cx="2836545" cy="2340610"/>
            <wp:effectExtent l="0" t="0" r="1905" b="2540"/>
            <wp:wrapTight wrapText="bothSides">
              <wp:wrapPolygon edited="0">
                <wp:start x="0" y="0"/>
                <wp:lineTo x="0" y="21448"/>
                <wp:lineTo x="21469" y="21448"/>
                <wp:lineTo x="21469" y="0"/>
                <wp:lineTo x="0" y="0"/>
              </wp:wrapPolygon>
            </wp:wrapTight>
            <wp:docPr id="17054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6621" name=""/>
                    <pic:cNvPicPr/>
                  </pic:nvPicPr>
                  <pic:blipFill>
                    <a:blip r:embed="rId12">
                      <a:extLst>
                        <a:ext uri="{28A0092B-C50C-407E-A947-70E740481C1C}">
                          <a14:useLocalDpi xmlns:a14="http://schemas.microsoft.com/office/drawing/2010/main" val="0"/>
                        </a:ext>
                      </a:extLst>
                    </a:blip>
                    <a:stretch>
                      <a:fillRect/>
                    </a:stretch>
                  </pic:blipFill>
                  <pic:spPr>
                    <a:xfrm>
                      <a:off x="0" y="0"/>
                      <a:ext cx="2836545" cy="2340610"/>
                    </a:xfrm>
                    <a:prstGeom prst="rect">
                      <a:avLst/>
                    </a:prstGeom>
                  </pic:spPr>
                </pic:pic>
              </a:graphicData>
            </a:graphic>
            <wp14:sizeRelH relativeFrom="margin">
              <wp14:pctWidth>0</wp14:pctWidth>
            </wp14:sizeRelH>
            <wp14:sizeRelV relativeFrom="margin">
              <wp14:pctHeight>0</wp14:pctHeight>
            </wp14:sizeRelV>
          </wp:anchor>
        </w:drawing>
      </w:r>
      <w:r w:rsidR="008766FE" w:rsidRPr="00AC63BA">
        <w:rPr>
          <w:u w:val="single"/>
        </w:rPr>
        <w:t xml:space="preserve">Figure </w:t>
      </w:r>
      <w:r w:rsidR="008766FE" w:rsidRPr="00AC63BA">
        <w:rPr>
          <w:u w:val="single"/>
        </w:rPr>
        <w:fldChar w:fldCharType="begin"/>
      </w:r>
      <w:r w:rsidR="008766FE" w:rsidRPr="00AC63BA">
        <w:rPr>
          <w:u w:val="single"/>
        </w:rPr>
        <w:instrText xml:space="preserve"> SEQ Figure \* ARABIC </w:instrText>
      </w:r>
      <w:r w:rsidR="008766FE" w:rsidRPr="00AC63BA">
        <w:rPr>
          <w:u w:val="single"/>
        </w:rPr>
        <w:fldChar w:fldCharType="separate"/>
      </w:r>
      <w:r w:rsidR="00BF62DF">
        <w:rPr>
          <w:noProof/>
          <w:u w:val="single"/>
        </w:rPr>
        <w:t>3</w:t>
      </w:r>
      <w:r w:rsidR="008766FE" w:rsidRPr="00AC63BA">
        <w:rPr>
          <w:u w:val="single"/>
        </w:rPr>
        <w:fldChar w:fldCharType="end"/>
      </w:r>
      <w:r w:rsidR="008766FE" w:rsidRPr="00AC63BA">
        <w:rPr>
          <w:noProof/>
          <w:u w:val="single"/>
        </w:rPr>
        <w:t>: Covid model NN Architectural</w:t>
      </w:r>
    </w:p>
    <w:p w14:paraId="1DE74229" w14:textId="64F4FD35" w:rsidR="008766FE" w:rsidRDefault="008766FE" w:rsidP="008766FE">
      <w:pPr>
        <w:pStyle w:val="RSCB04AHeadingSection"/>
        <w:ind w:firstLine="144"/>
        <w:jc w:val="lowKashida"/>
        <w:rPr>
          <w:rFonts w:asciiTheme="majorBidi" w:eastAsiaTheme="minorEastAsia" w:hAnsiTheme="majorBidi" w:cstheme="majorBidi"/>
          <w:b w:val="0"/>
          <w:bCs/>
          <w:sz w:val="20"/>
          <w:szCs w:val="20"/>
        </w:rPr>
      </w:pPr>
      <w:r w:rsidRPr="008766FE">
        <w:rPr>
          <w:rFonts w:asciiTheme="majorBidi" w:eastAsiaTheme="minorEastAsia" w:hAnsiTheme="majorBidi" w:cstheme="majorBidi"/>
          <w:b w:val="0"/>
          <w:bCs/>
          <w:sz w:val="20"/>
          <w:szCs w:val="20"/>
        </w:rPr>
        <w:drawing>
          <wp:inline distT="0" distB="0" distL="0" distR="0" wp14:anchorId="77359C76" wp14:editId="764AE140">
            <wp:extent cx="2816860" cy="2028870"/>
            <wp:effectExtent l="0" t="0" r="2540" b="9525"/>
            <wp:docPr id="2532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86545" name=""/>
                    <pic:cNvPicPr/>
                  </pic:nvPicPr>
                  <pic:blipFill>
                    <a:blip r:embed="rId13"/>
                    <a:stretch>
                      <a:fillRect/>
                    </a:stretch>
                  </pic:blipFill>
                  <pic:spPr>
                    <a:xfrm>
                      <a:off x="0" y="0"/>
                      <a:ext cx="2835562" cy="2042340"/>
                    </a:xfrm>
                    <a:prstGeom prst="rect">
                      <a:avLst/>
                    </a:prstGeom>
                  </pic:spPr>
                </pic:pic>
              </a:graphicData>
            </a:graphic>
          </wp:inline>
        </w:drawing>
      </w:r>
      <w:r w:rsidR="00207594" w:rsidRPr="00207594">
        <w:rPr>
          <w:noProof/>
        </w:rPr>
        <w:t xml:space="preserve"> </w:t>
      </w:r>
    </w:p>
    <w:p w14:paraId="0E93F585" w14:textId="69D1A20B" w:rsidR="000A6B64" w:rsidRDefault="00B17556" w:rsidP="00B17556">
      <w:pPr>
        <w:pStyle w:val="Heading2"/>
        <w:jc w:val="center"/>
        <w:rPr>
          <w:rFonts w:eastAsiaTheme="minorHAnsi"/>
          <w:i w:val="0"/>
          <w:iCs w:val="0"/>
          <w:lang w:val="en-GB"/>
        </w:rPr>
      </w:pPr>
      <w:r>
        <w:rPr>
          <w:rFonts w:eastAsiaTheme="minorHAnsi"/>
          <w:i w:val="0"/>
          <w:iCs w:val="0"/>
          <w:lang w:val="en-GB"/>
        </w:rPr>
        <w:t>II.2 Covid-19 Dataset</w:t>
      </w:r>
    </w:p>
    <w:p w14:paraId="2A427A6E" w14:textId="542EDD44" w:rsidR="00B17556" w:rsidRDefault="00B17556" w:rsidP="00B17556">
      <w:pPr>
        <w:ind w:firstLine="144"/>
        <w:rPr>
          <w:rFonts w:eastAsiaTheme="minorHAnsi"/>
          <w:lang w:val="en-GB"/>
        </w:rPr>
      </w:pPr>
      <w:r w:rsidRPr="00711EC1">
        <w:rPr>
          <w:rFonts w:asciiTheme="majorBidi" w:eastAsiaTheme="minorEastAsia" w:hAnsiTheme="majorBidi" w:cstheme="majorBidi"/>
          <w:bCs/>
          <w:sz w:val="20"/>
          <w:szCs w:val="20"/>
        </w:rPr>
        <w:t xml:space="preserve">The first model was built by </w:t>
      </w:r>
      <w:r>
        <w:rPr>
          <w:rFonts w:asciiTheme="majorBidi" w:eastAsiaTheme="minorEastAsia" w:hAnsiTheme="majorBidi" w:cstheme="majorBidi"/>
          <w:bCs/>
          <w:sz w:val="20"/>
          <w:szCs w:val="20"/>
        </w:rPr>
        <w:t>using</w:t>
      </w:r>
      <w:r w:rsidRPr="00711EC1">
        <w:rPr>
          <w:rFonts w:asciiTheme="majorBidi" w:eastAsiaTheme="minorEastAsia" w:hAnsiTheme="majorBidi" w:cstheme="majorBidi"/>
          <w:bCs/>
          <w:sz w:val="20"/>
          <w:szCs w:val="20"/>
        </w:rPr>
        <w:t xml:space="preserve"> covid-19 data set using only eight binary features: sex, age≥ 60 years, known contact with an infected individual...etc.</w:t>
      </w:r>
      <w:r>
        <w:rPr>
          <w:rFonts w:asciiTheme="majorBidi" w:eastAsiaTheme="minorEastAsia" w:hAnsiTheme="majorBidi" w:cstheme="majorBidi"/>
          <w:bCs/>
          <w:sz w:val="20"/>
          <w:szCs w:val="20"/>
        </w:rPr>
        <w:t xml:space="preserve"> O</w:t>
      </w:r>
      <w:r w:rsidRPr="00711EC1">
        <w:rPr>
          <w:rFonts w:asciiTheme="majorBidi" w:eastAsiaTheme="minorEastAsia" w:hAnsiTheme="majorBidi" w:cstheme="majorBidi"/>
          <w:bCs/>
          <w:sz w:val="20"/>
          <w:szCs w:val="20"/>
        </w:rPr>
        <w:t xml:space="preserve">n trained records from 51,831 tested individuals (of whom 4769 were confirmed to have COVID-19). While test set contained data from the subsequent week (47,401 tested individuals of whom 3624 were confirmed to have COVID-19). </w:t>
      </w:r>
      <w:sdt>
        <w:sdtPr>
          <w:rPr>
            <w:rFonts w:asciiTheme="majorBidi" w:eastAsiaTheme="minorEastAsia" w:hAnsiTheme="majorBidi" w:cstheme="majorBidi"/>
            <w:bCs/>
            <w:color w:val="000000"/>
            <w:sz w:val="20"/>
            <w:szCs w:val="20"/>
          </w:rPr>
          <w:tag w:val="MENDELEY_CITATION_v3_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"/>
          <w:id w:val="347150154"/>
          <w:placeholder>
            <w:docPart w:val="7BA127FBD019492996FD81B59783F233"/>
          </w:placeholder>
        </w:sdtPr>
        <w:sdtContent>
          <w:r w:rsidR="008766FE" w:rsidRPr="008766FE">
            <w:rPr>
              <w:rFonts w:asciiTheme="majorBidi" w:eastAsiaTheme="minorEastAsia" w:hAnsiTheme="majorBidi" w:cstheme="majorBidi"/>
              <w:bCs/>
              <w:color w:val="000000"/>
              <w:sz w:val="20"/>
              <w:szCs w:val="20"/>
            </w:rPr>
            <w:t>[</w:t>
          </w:r>
          <w:r w:rsidR="00AC63BA">
            <w:rPr>
              <w:rFonts w:asciiTheme="majorBidi" w:eastAsiaTheme="minorEastAsia" w:hAnsiTheme="majorBidi" w:cstheme="majorBidi"/>
              <w:bCs/>
              <w:color w:val="000000"/>
              <w:sz w:val="20"/>
              <w:szCs w:val="20"/>
            </w:rPr>
            <w:t>8</w:t>
          </w:r>
          <w:r w:rsidR="008766FE" w:rsidRPr="008766FE">
            <w:rPr>
              <w:rFonts w:asciiTheme="majorBidi" w:eastAsiaTheme="minorEastAsia" w:hAnsiTheme="majorBidi" w:cstheme="majorBidi"/>
              <w:bCs/>
              <w:color w:val="000000"/>
              <w:sz w:val="20"/>
              <w:szCs w:val="20"/>
            </w:rPr>
            <w:t>]</w:t>
          </w:r>
        </w:sdtContent>
      </w:sdt>
      <w:r>
        <w:rPr>
          <w:rFonts w:asciiTheme="majorBidi" w:eastAsiaTheme="minorEastAsia" w:hAnsiTheme="majorBidi" w:cstheme="majorBidi"/>
          <w:sz w:val="20"/>
          <w:szCs w:val="20"/>
        </w:rPr>
        <w:t xml:space="preserve"> </w:t>
      </w:r>
      <w:r>
        <w:rPr>
          <w:rFonts w:asciiTheme="majorBidi" w:eastAsiaTheme="minorEastAsia" w:hAnsiTheme="majorBidi" w:cstheme="majorBidi"/>
          <w:bCs/>
          <w:sz w:val="20"/>
          <w:szCs w:val="20"/>
        </w:rPr>
        <w:t>In turn reproduced a prediction model with 90 % accuracy</w:t>
      </w:r>
      <w:r>
        <w:rPr>
          <w:rFonts w:eastAsiaTheme="minorHAnsi"/>
          <w:lang w:val="en-GB"/>
        </w:rPr>
        <w:t>.</w:t>
      </w:r>
    </w:p>
    <w:p w14:paraId="08444543" w14:textId="77777777" w:rsidR="00FB70FB" w:rsidRDefault="00FB70FB" w:rsidP="00B17556">
      <w:pPr>
        <w:ind w:firstLine="144"/>
        <w:rPr>
          <w:rFonts w:eastAsiaTheme="minorHAnsi"/>
          <w:lang w:val="en-GB"/>
        </w:rPr>
      </w:pPr>
    </w:p>
    <w:p w14:paraId="2F7C89D3" w14:textId="4FF14870" w:rsidR="00FB70FB" w:rsidRPr="00FB70FB" w:rsidRDefault="00FB70FB" w:rsidP="00FB70FB">
      <w:pPr>
        <w:pStyle w:val="Caption"/>
        <w:keepNext/>
        <w:jc w:val="center"/>
      </w:pPr>
      <w:bookmarkStart w:id="2" w:name="_Ref115796295"/>
      <w:bookmarkStart w:id="3" w:name="_Ref154136636"/>
      <w:r>
        <w:t xml:space="preserve">Figure </w:t>
      </w:r>
      <w:r w:rsidR="008766FE">
        <w:fldChar w:fldCharType="begin"/>
      </w:r>
      <w:r w:rsidR="008766FE">
        <w:instrText xml:space="preserve"> SEQ Figure \* ARABIC </w:instrText>
      </w:r>
      <w:r w:rsidR="008766FE">
        <w:fldChar w:fldCharType="separate"/>
      </w:r>
      <w:r w:rsidR="00BF62DF">
        <w:rPr>
          <w:noProof/>
        </w:rPr>
        <w:t>4</w:t>
      </w:r>
      <w:r w:rsidR="008766FE">
        <w:fldChar w:fldCharType="end"/>
      </w:r>
      <w:bookmarkEnd w:id="3"/>
      <w:r>
        <w:rPr>
          <w:noProof/>
        </w:rPr>
        <w:t>: Feature vs Feature c</w:t>
      </w:r>
      <w:r w:rsidRPr="00CB1224">
        <w:rPr>
          <w:noProof/>
        </w:rPr>
        <w:t xml:space="preserve">orrelation </w:t>
      </w:r>
      <w:r>
        <w:rPr>
          <w:noProof/>
        </w:rPr>
        <w:t>heatmap</w:t>
      </w:r>
      <w:r w:rsidRPr="00CB1224">
        <w:rPr>
          <w:noProof/>
        </w:rPr>
        <w:t xml:space="preserve"> for covid-19 dataset</w:t>
      </w:r>
      <w:r w:rsidR="00000000">
        <w:rPr>
          <w:noProof/>
          <w:sz w:val="20"/>
          <w:szCs w:val="20"/>
          <w:vertAlign w:val="superscript"/>
        </w:rPr>
        <w:pict w14:anchorId="57C0413D">
          <v:rect id="_x0000_i1815" alt="" style="width:468pt;height:.05pt;mso-width-percent:0;mso-height-percent:0;mso-width-percent:0;mso-height-percent:0" o:hrstd="t" o:hrnoshade="t" o:hr="t" fillcolor="#a0a0a0" stroked="f"/>
        </w:pict>
      </w:r>
      <w:bookmarkEnd w:id="2"/>
    </w:p>
    <w:p w14:paraId="6E141D61" w14:textId="4722A7E0" w:rsidR="000A6B64" w:rsidRDefault="00FB70FB" w:rsidP="00FB70FB">
      <w:pPr>
        <w:ind w:firstLine="144"/>
        <w:jc w:val="center"/>
        <w:rPr>
          <w:rFonts w:eastAsiaTheme="minorHAnsi"/>
          <w:lang w:val="en-GB"/>
        </w:rPr>
      </w:pPr>
      <w:r w:rsidRPr="00AD6DF9">
        <w:rPr>
          <w:rFonts w:asciiTheme="majorBidi" w:eastAsiaTheme="minorEastAsia" w:hAnsiTheme="majorBidi" w:cstheme="majorBidi"/>
          <w:b/>
          <w:bCs/>
          <w:noProof/>
          <w:sz w:val="20"/>
          <w:szCs w:val="20"/>
        </w:rPr>
        <w:drawing>
          <wp:inline distT="0" distB="0" distL="0" distR="0" wp14:anchorId="6D915CD9" wp14:editId="0F456D4B">
            <wp:extent cx="2660650" cy="2045863"/>
            <wp:effectExtent l="0" t="0" r="635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4"/>
                    <a:stretch>
                      <a:fillRect/>
                    </a:stretch>
                  </pic:blipFill>
                  <pic:spPr>
                    <a:xfrm>
                      <a:off x="0" y="0"/>
                      <a:ext cx="2687178" cy="2066261"/>
                    </a:xfrm>
                    <a:prstGeom prst="rect">
                      <a:avLst/>
                    </a:prstGeom>
                  </pic:spPr>
                </pic:pic>
              </a:graphicData>
            </a:graphic>
          </wp:inline>
        </w:drawing>
      </w:r>
    </w:p>
    <w:p w14:paraId="7CBC6A02" w14:textId="49902885" w:rsidR="00FB70FB" w:rsidRDefault="00FB70FB" w:rsidP="00FB70FB">
      <w:pPr>
        <w:pStyle w:val="Caption"/>
        <w:ind w:firstLine="284"/>
        <w:jc w:val="lowKashida"/>
        <w:rPr>
          <w:rFonts w:asciiTheme="majorBidi" w:eastAsiaTheme="minorEastAsia" w:hAnsiTheme="majorBidi" w:cstheme="majorBidi"/>
          <w:bCs/>
          <w:i w:val="0"/>
          <w:iCs w:val="0"/>
          <w:color w:val="auto"/>
          <w:sz w:val="20"/>
          <w:szCs w:val="20"/>
          <w:lang w:val="en-GB"/>
        </w:rPr>
      </w:pPr>
      <w:r w:rsidRPr="00FB70FB">
        <w:rPr>
          <w:i w:val="0"/>
          <w:iCs w:val="0"/>
          <w:color w:val="auto"/>
          <w:sz w:val="20"/>
          <w:szCs w:val="20"/>
        </w:rPr>
        <w:t xml:space="preserve">By looking at </w:t>
      </w:r>
      <w:r>
        <w:rPr>
          <w:i w:val="0"/>
          <w:iCs w:val="0"/>
          <w:color w:val="auto"/>
          <w:sz w:val="20"/>
          <w:szCs w:val="20"/>
        </w:rPr>
        <w:t xml:space="preserve">the heatmap </w:t>
      </w:r>
      <w:r w:rsidRPr="00FB70FB">
        <w:rPr>
          <w:i w:val="0"/>
          <w:iCs w:val="0"/>
          <w:color w:val="auto"/>
          <w:sz w:val="20"/>
          <w:szCs w:val="20"/>
        </w:rPr>
        <w:t>(</w:t>
      </w:r>
      <w:r w:rsidR="00AC63BA">
        <w:rPr>
          <w:i w:val="0"/>
          <w:iCs w:val="0"/>
          <w:color w:val="auto"/>
          <w:sz w:val="20"/>
          <w:szCs w:val="20"/>
        </w:rPr>
        <w:fldChar w:fldCharType="begin"/>
      </w:r>
      <w:r w:rsidR="00AC63BA">
        <w:rPr>
          <w:i w:val="0"/>
          <w:iCs w:val="0"/>
          <w:color w:val="auto"/>
          <w:sz w:val="20"/>
          <w:szCs w:val="20"/>
        </w:rPr>
        <w:instrText xml:space="preserve"> REF _Ref154136636 \h </w:instrText>
      </w:r>
      <w:r w:rsidR="00AC63BA">
        <w:rPr>
          <w:i w:val="0"/>
          <w:iCs w:val="0"/>
          <w:color w:val="auto"/>
          <w:sz w:val="20"/>
          <w:szCs w:val="20"/>
        </w:rPr>
      </w:r>
      <w:r w:rsidR="00AC63BA">
        <w:rPr>
          <w:i w:val="0"/>
          <w:iCs w:val="0"/>
          <w:color w:val="auto"/>
          <w:sz w:val="20"/>
          <w:szCs w:val="20"/>
        </w:rPr>
        <w:fldChar w:fldCharType="separate"/>
      </w:r>
      <w:r w:rsidR="00AC63BA">
        <w:t xml:space="preserve">Figure </w:t>
      </w:r>
      <w:r w:rsidR="00AC63BA">
        <w:rPr>
          <w:noProof/>
        </w:rPr>
        <w:t>4</w:t>
      </w:r>
      <w:r w:rsidR="00AC63BA">
        <w:rPr>
          <w:i w:val="0"/>
          <w:iCs w:val="0"/>
          <w:color w:val="auto"/>
          <w:sz w:val="20"/>
          <w:szCs w:val="20"/>
        </w:rPr>
        <w:fldChar w:fldCharType="end"/>
      </w:r>
      <w:r w:rsidRPr="00FB70FB">
        <w:rPr>
          <w:i w:val="0"/>
          <w:iCs w:val="0"/>
          <w:color w:val="auto"/>
          <w:sz w:val="20"/>
          <w:szCs w:val="20"/>
        </w:rPr>
        <w:t xml:space="preserve">) </w:t>
      </w:r>
      <w:r w:rsidR="00AC63BA" w:rsidRPr="00FB70FB">
        <w:rPr>
          <w:i w:val="0"/>
          <w:iCs w:val="0"/>
          <w:color w:val="auto"/>
          <w:sz w:val="20"/>
          <w:szCs w:val="20"/>
        </w:rPr>
        <w:t>there</w:t>
      </w:r>
      <w:r w:rsidRPr="00FB70FB">
        <w:rPr>
          <w:i w:val="0"/>
          <w:iCs w:val="0"/>
          <w:color w:val="auto"/>
          <w:sz w:val="20"/>
          <w:szCs w:val="20"/>
        </w:rPr>
        <w:t xml:space="preserve"> is not any significant correlation (significant meaning correlation values are </w:t>
      </w:r>
      <w:r>
        <w:rPr>
          <w:i w:val="0"/>
          <w:iCs w:val="0"/>
          <w:color w:val="auto"/>
          <w:sz w:val="20"/>
          <w:szCs w:val="20"/>
        </w:rPr>
        <w:t>higher</w:t>
      </w:r>
      <w:r w:rsidRPr="00FB70FB">
        <w:rPr>
          <w:i w:val="0"/>
          <w:iCs w:val="0"/>
          <w:color w:val="auto"/>
          <w:sz w:val="20"/>
          <w:szCs w:val="20"/>
        </w:rPr>
        <w:t xml:space="preserve"> than 70%), between the features </w:t>
      </w:r>
      <w:r w:rsidRPr="00FB70FB">
        <w:rPr>
          <w:rFonts w:asciiTheme="majorBidi" w:eastAsiaTheme="minorEastAsia" w:hAnsiTheme="majorBidi" w:cstheme="majorBidi"/>
          <w:i w:val="0"/>
          <w:iCs w:val="0"/>
          <w:color w:val="auto"/>
          <w:sz w:val="20"/>
          <w:szCs w:val="20"/>
        </w:rPr>
        <w:t xml:space="preserve">thus proving that the features have no significant effect on each other which in turn </w:t>
      </w:r>
      <w:r w:rsidR="00A45BB7">
        <w:rPr>
          <w:rFonts w:asciiTheme="majorBidi" w:eastAsiaTheme="minorEastAsia" w:hAnsiTheme="majorBidi" w:cstheme="majorBidi"/>
          <w:i w:val="0"/>
          <w:iCs w:val="0"/>
          <w:color w:val="auto"/>
          <w:sz w:val="20"/>
          <w:szCs w:val="20"/>
        </w:rPr>
        <w:t>does not</w:t>
      </w:r>
      <w:r w:rsidR="00A45BB7" w:rsidRPr="00FB70FB">
        <w:rPr>
          <w:rFonts w:asciiTheme="majorBidi" w:eastAsiaTheme="minorEastAsia" w:hAnsiTheme="majorBidi" w:cstheme="majorBidi"/>
          <w:i w:val="0"/>
          <w:iCs w:val="0"/>
          <w:color w:val="auto"/>
          <w:sz w:val="20"/>
          <w:szCs w:val="20"/>
        </w:rPr>
        <w:t xml:space="preserve"> </w:t>
      </w:r>
      <w:r w:rsidRPr="00FB70FB">
        <w:rPr>
          <w:rFonts w:asciiTheme="majorBidi" w:eastAsiaTheme="minorEastAsia" w:hAnsiTheme="majorBidi" w:cstheme="majorBidi"/>
          <w:i w:val="0"/>
          <w:iCs w:val="0"/>
          <w:color w:val="auto"/>
          <w:sz w:val="20"/>
          <w:szCs w:val="20"/>
        </w:rPr>
        <w:t>affect the prediction model</w:t>
      </w:r>
      <w:r>
        <w:rPr>
          <w:rFonts w:asciiTheme="majorBidi" w:eastAsiaTheme="minorEastAsia" w:hAnsiTheme="majorBidi" w:cstheme="majorBidi"/>
          <w:sz w:val="20"/>
          <w:szCs w:val="20"/>
        </w:rPr>
        <w:t xml:space="preserve">. </w:t>
      </w:r>
      <w:r w:rsidRPr="00FB70FB">
        <w:rPr>
          <w:rFonts w:asciiTheme="majorBidi" w:eastAsiaTheme="minorEastAsia" w:hAnsiTheme="majorBidi" w:cstheme="majorBidi"/>
          <w:bCs/>
          <w:i w:val="0"/>
          <w:iCs w:val="0"/>
          <w:color w:val="auto"/>
          <w:sz w:val="20"/>
          <w:szCs w:val="20"/>
          <w:lang w:val="en-GB"/>
        </w:rPr>
        <w:t>To furthermore understand the relation between the features and the forecast a Probability density function (PDF) plot was generated.</w:t>
      </w:r>
    </w:p>
    <w:p w14:paraId="4BD76AC9" w14:textId="494C8309" w:rsidR="00FB70FB" w:rsidRPr="00FB70FB" w:rsidRDefault="00FB70FB" w:rsidP="00FB70FB">
      <w:pPr>
        <w:pStyle w:val="Caption"/>
        <w:keepNext/>
        <w:jc w:val="center"/>
      </w:pPr>
      <w:bookmarkStart w:id="4" w:name="_Ref115796495"/>
      <w:r>
        <w:lastRenderedPageBreak/>
        <w:t xml:space="preserve">Figure </w:t>
      </w:r>
      <w:r w:rsidR="008766FE">
        <w:fldChar w:fldCharType="begin"/>
      </w:r>
      <w:r w:rsidR="008766FE">
        <w:instrText xml:space="preserve"> SEQ Figure \* ARABIC </w:instrText>
      </w:r>
      <w:r w:rsidR="008766FE">
        <w:fldChar w:fldCharType="separate"/>
      </w:r>
      <w:r w:rsidR="00BF62DF">
        <w:rPr>
          <w:noProof/>
        </w:rPr>
        <w:t>5</w:t>
      </w:r>
      <w:r w:rsidR="008766FE">
        <w:fldChar w:fldCharType="end"/>
      </w:r>
      <w:bookmarkEnd w:id="4"/>
      <w:r>
        <w:rPr>
          <w:noProof/>
        </w:rPr>
        <w:t xml:space="preserve">: </w:t>
      </w:r>
      <w:r w:rsidRPr="001D1D5E">
        <w:rPr>
          <w:noProof/>
        </w:rPr>
        <w:t>Probability density function (PDF) of Covid features to label</w:t>
      </w:r>
      <w:r w:rsidR="00000000">
        <w:rPr>
          <w:noProof/>
          <w:sz w:val="20"/>
          <w:szCs w:val="20"/>
          <w:vertAlign w:val="superscript"/>
        </w:rPr>
        <w:pict w14:anchorId="22287CE2">
          <v:rect id="_x0000_i1807" alt="" style="width:468pt;height:.05pt;mso-width-percent:0;mso-height-percent:0;mso-width-percent:0;mso-height-percent:0" o:hrstd="t" o:hrnoshade="t" o:hr="t" fillcolor="#a0a0a0" stroked="f"/>
        </w:pict>
      </w:r>
    </w:p>
    <w:p w14:paraId="708D6941" w14:textId="6C67C2FD" w:rsidR="00FB70FB" w:rsidRDefault="00FB70FB" w:rsidP="00FB70FB">
      <w:pPr>
        <w:jc w:val="center"/>
        <w:rPr>
          <w:rFonts w:eastAsiaTheme="minorEastAsia"/>
          <w:lang w:val="en-GB"/>
        </w:rPr>
      </w:pPr>
      <w:r>
        <w:rPr>
          <w:noProof/>
        </w:rPr>
        <w:drawing>
          <wp:inline distT="0" distB="0" distL="0" distR="0" wp14:anchorId="6B09EBB6" wp14:editId="0A30F091">
            <wp:extent cx="3283125" cy="18923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5"/>
                    <a:stretch>
                      <a:fillRect/>
                    </a:stretch>
                  </pic:blipFill>
                  <pic:spPr>
                    <a:xfrm>
                      <a:off x="0" y="0"/>
                      <a:ext cx="3319389" cy="1913202"/>
                    </a:xfrm>
                    <a:prstGeom prst="rect">
                      <a:avLst/>
                    </a:prstGeom>
                  </pic:spPr>
                </pic:pic>
              </a:graphicData>
            </a:graphic>
          </wp:inline>
        </w:drawing>
      </w:r>
    </w:p>
    <w:p w14:paraId="63B0642F" w14:textId="2F107B53" w:rsidR="00FB70FB" w:rsidRDefault="00FB70FB" w:rsidP="00FB70FB">
      <w:pPr>
        <w:ind w:firstLine="540"/>
        <w:rPr>
          <w:rFonts w:eastAsiaTheme="minorEastAsia"/>
        </w:rPr>
      </w:pPr>
      <w:r>
        <w:rPr>
          <w:rFonts w:asciiTheme="majorBidi" w:hAnsiTheme="majorBidi" w:cstheme="majorBidi"/>
          <w:sz w:val="20"/>
          <w:szCs w:val="20"/>
        </w:rPr>
        <w:t>From (</w:t>
      </w:r>
      <w:r w:rsidR="00AC63BA" w:rsidRPr="00AC63BA">
        <w:rPr>
          <w:rFonts w:asciiTheme="majorBidi" w:hAnsiTheme="majorBidi" w:cstheme="majorBidi"/>
          <w:i/>
          <w:iCs/>
          <w:color w:val="17365D" w:themeColor="text2" w:themeShade="BF"/>
          <w:sz w:val="14"/>
          <w:szCs w:val="14"/>
        </w:rPr>
        <w:fldChar w:fldCharType="begin"/>
      </w:r>
      <w:r w:rsidR="00AC63BA" w:rsidRPr="00AC63BA">
        <w:rPr>
          <w:rFonts w:asciiTheme="majorBidi" w:hAnsiTheme="majorBidi" w:cstheme="majorBidi"/>
          <w:i/>
          <w:iCs/>
          <w:color w:val="17365D" w:themeColor="text2" w:themeShade="BF"/>
          <w:sz w:val="14"/>
          <w:szCs w:val="14"/>
        </w:rPr>
        <w:instrText xml:space="preserve"> REF _Ref115796495 \h </w:instrText>
      </w:r>
      <w:r w:rsidR="00AC63BA" w:rsidRPr="00AC63BA">
        <w:rPr>
          <w:rFonts w:asciiTheme="majorBidi" w:hAnsiTheme="majorBidi" w:cstheme="majorBidi"/>
          <w:i/>
          <w:iCs/>
          <w:color w:val="17365D" w:themeColor="text2" w:themeShade="BF"/>
          <w:sz w:val="14"/>
          <w:szCs w:val="14"/>
        </w:rPr>
      </w:r>
      <w:r w:rsidR="00AC63BA" w:rsidRPr="00AC63BA">
        <w:rPr>
          <w:rFonts w:asciiTheme="majorBidi" w:hAnsiTheme="majorBidi" w:cstheme="majorBidi"/>
          <w:i/>
          <w:iCs/>
          <w:color w:val="17365D" w:themeColor="text2" w:themeShade="BF"/>
          <w:sz w:val="14"/>
          <w:szCs w:val="14"/>
        </w:rPr>
        <w:instrText xml:space="preserve"> \* MERGEFORMAT </w:instrText>
      </w:r>
      <w:r w:rsidR="00AC63BA" w:rsidRPr="00AC63BA">
        <w:rPr>
          <w:rFonts w:asciiTheme="majorBidi" w:hAnsiTheme="majorBidi" w:cstheme="majorBidi"/>
          <w:i/>
          <w:iCs/>
          <w:color w:val="17365D" w:themeColor="text2" w:themeShade="BF"/>
          <w:sz w:val="14"/>
          <w:szCs w:val="14"/>
        </w:rPr>
        <w:fldChar w:fldCharType="separate"/>
      </w:r>
      <w:r w:rsidR="00AC63BA" w:rsidRPr="00AC63BA">
        <w:rPr>
          <w:i/>
          <w:iCs/>
          <w:color w:val="17365D" w:themeColor="text2" w:themeShade="BF"/>
          <w:sz w:val="18"/>
          <w:szCs w:val="18"/>
        </w:rPr>
        <w:t xml:space="preserve">Figure </w:t>
      </w:r>
      <w:r w:rsidR="00AC63BA" w:rsidRPr="00AC63BA">
        <w:rPr>
          <w:i/>
          <w:iCs/>
          <w:noProof/>
          <w:color w:val="17365D" w:themeColor="text2" w:themeShade="BF"/>
          <w:sz w:val="18"/>
          <w:szCs w:val="18"/>
        </w:rPr>
        <w:t>5</w:t>
      </w:r>
      <w:r w:rsidR="00AC63BA" w:rsidRPr="00AC63BA">
        <w:rPr>
          <w:rFonts w:asciiTheme="majorBidi" w:hAnsiTheme="majorBidi" w:cstheme="majorBidi"/>
          <w:i/>
          <w:iCs/>
          <w:color w:val="17365D" w:themeColor="text2" w:themeShade="BF"/>
          <w:sz w:val="14"/>
          <w:szCs w:val="14"/>
        </w:rPr>
        <w:fldChar w:fldCharType="end"/>
      </w:r>
      <w:r>
        <w:rPr>
          <w:rFonts w:asciiTheme="majorBidi" w:hAnsiTheme="majorBidi" w:cstheme="majorBidi"/>
          <w:sz w:val="20"/>
          <w:szCs w:val="20"/>
        </w:rPr>
        <w:t>) it</w:t>
      </w:r>
      <w:r w:rsidR="00A45BB7">
        <w:rPr>
          <w:rFonts w:asciiTheme="majorBidi" w:hAnsiTheme="majorBidi" w:cstheme="majorBidi"/>
          <w:sz w:val="20"/>
          <w:szCs w:val="20"/>
        </w:rPr>
        <w:t xml:space="preserve"> i</w:t>
      </w:r>
      <w:r>
        <w:rPr>
          <w:rFonts w:asciiTheme="majorBidi" w:hAnsiTheme="majorBidi" w:cstheme="majorBidi"/>
          <w:sz w:val="20"/>
          <w:szCs w:val="20"/>
        </w:rPr>
        <w:t>s clear that most of the features point to low probability of identifying with a positive label (where positive means the individua has covid-19) ,with the exception of gender and age above 60 that in turn show high probability of identifying of positive or negative covid.</w:t>
      </w:r>
    </w:p>
    <w:p w14:paraId="57E7D8FD" w14:textId="747C5359" w:rsidR="00FB70FB" w:rsidRDefault="00FB70FB" w:rsidP="00FB70FB">
      <w:pPr>
        <w:ind w:firstLine="540"/>
        <w:rPr>
          <w:rFonts w:eastAsiaTheme="minorEastAsia"/>
        </w:rPr>
      </w:pPr>
    </w:p>
    <w:p w14:paraId="60967DAF" w14:textId="4DBCE16B" w:rsidR="00FB70FB" w:rsidRDefault="00FB70FB" w:rsidP="00FB70FB">
      <w:pPr>
        <w:pStyle w:val="Heading2"/>
        <w:jc w:val="center"/>
        <w:rPr>
          <w:rFonts w:eastAsiaTheme="minorEastAsia"/>
          <w:i w:val="0"/>
          <w:iCs w:val="0"/>
        </w:rPr>
      </w:pPr>
      <w:r>
        <w:rPr>
          <w:rFonts w:eastAsiaTheme="minorEastAsia"/>
          <w:i w:val="0"/>
          <w:iCs w:val="0"/>
        </w:rPr>
        <w:t>II.3 Bloodstream Dataset</w:t>
      </w:r>
    </w:p>
    <w:p w14:paraId="798F0312" w14:textId="280829E9" w:rsidR="00FB70FB" w:rsidRDefault="00FB70FB" w:rsidP="00FB70FB">
      <w:pPr>
        <w:ind w:firstLine="284"/>
        <w:rPr>
          <w:rFonts w:asciiTheme="majorBidi" w:hAnsiTheme="majorBidi" w:cstheme="majorBidi"/>
          <w:sz w:val="20"/>
          <w:szCs w:val="20"/>
        </w:rPr>
      </w:pPr>
      <w:r>
        <w:rPr>
          <w:rFonts w:asciiTheme="majorBidi" w:hAnsiTheme="majorBidi" w:cstheme="majorBidi"/>
          <w:sz w:val="20"/>
          <w:szCs w:val="20"/>
        </w:rPr>
        <w:t xml:space="preserve">The second model was built using bloodstream infection data set using 20 features, with a mix of binary and continuous features like: age, sex, ALT, AST, Mono…etc. on trained records from </w:t>
      </w:r>
      <w:r w:rsidRPr="00CF17C5">
        <w:rPr>
          <w:rFonts w:asciiTheme="majorBidi" w:hAnsiTheme="majorBidi" w:cstheme="majorBidi"/>
          <w:sz w:val="20"/>
          <w:szCs w:val="20"/>
        </w:rPr>
        <w:t xml:space="preserve">that included 6,434 admissions (from years 2014-2018) and a </w:t>
      </w:r>
      <w:r>
        <w:rPr>
          <w:rFonts w:asciiTheme="majorBidi" w:hAnsiTheme="majorBidi" w:cstheme="majorBidi"/>
          <w:sz w:val="20"/>
          <w:szCs w:val="20"/>
        </w:rPr>
        <w:t>test</w:t>
      </w:r>
      <w:r w:rsidRPr="00CF17C5">
        <w:rPr>
          <w:rFonts w:asciiTheme="majorBidi" w:hAnsiTheme="majorBidi" w:cstheme="majorBidi"/>
          <w:sz w:val="20"/>
          <w:szCs w:val="20"/>
        </w:rPr>
        <w:t xml:space="preserve"> set that included 1,455 admissions during 2019 and the first month of 2020. </w:t>
      </w:r>
      <w:sdt>
        <w:sdtPr>
          <w:rPr>
            <w:rFonts w:asciiTheme="majorBidi" w:hAnsiTheme="majorBidi" w:cstheme="majorBidi"/>
            <w:color w:val="000000"/>
            <w:sz w:val="20"/>
            <w:szCs w:val="20"/>
          </w:rPr>
          <w:tag w:val="MENDELEY_CITATION_v3_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VGhpcyBzdHVkeSAoVExWLTA2ODQtMTgpIHdhcyBhcHByb3ZlZCBieSB0aGUgVEFTTUMgSW5zdGl0dXRpb25hbCBSZXZpZXcgQm9hcmQgKElSQikuIEFsbCBtZXRob2RzIHdlcmUgcGVyZm9ybWVkIGluIGFjY29yZGFuY2Ugd2l0aCB0aGUgSVJCIHBvbGljeSwgZ3VpZGVsaW5lcywgYW5kIHJlZ3VsYXRpb25zLiBJbmZvcm1lZCBjb25zZW50IHdhcyB3YWl2ZWQgYnkgdGhlIElSQiwgYXMgYWxsIGlkZW50aWZ5aW5nIGRldGFpbHMgb2YgdGhlIHBhcnRpY2lwYW50cyB3ZXJlIHJlbW92ZWQgYmVmb3JlIGFueSBjb21wdXRhdGlvbmFsIGFuYWx5c2lz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lRoZSBkYXRhIHRoYXQgc3VwcG9ydCB0aGUgZmluZGluZ3Mgb2YgdGhpcyBzdHVkeSBhcmUgZnJvbSBUQVNNQy4gQWNjZXNzIHJlc3RyaWN0aW9ucyBhcHBseSB0byB0aGVzZSBkYXRhIGFuZCB0aGV5IGFyZSB0aGVyZWZvcmUgbm90IHB1YmxpY2x5IGF2YWlsYWJsZS4gRHVlIHRvIHRoZXNlIHJlc3RyaWN0aW9ucywgdGhlc2UgZGF0YSBjYW4gYmUgYWMtY2Vzc2VkIG9ubHkgYnkgcmVxdWVzdCB0byBUQVNNQyBvciB0aGUgYXV0aG9ycy4iLCJwdWJsaXNoZXIiOiJDb2xkIFNwcmluZyBIYXJib3IgTGFib3JhdG9yeSBQcmVzcyIsImNvbnRhaW5lci10aXRsZS1zaG9ydCI6IiJ9LCJpc1RlbXBvcmFyeSI6ZmFsc2V9XX0="/>
          <w:id w:val="506410727"/>
          <w:placeholder>
            <w:docPart w:val="A639B3BE0CBD46D6A614C36ADB2EF9E7"/>
          </w:placeholder>
        </w:sdtPr>
        <w:sdtContent>
          <w:r w:rsidR="008766FE" w:rsidRPr="008766FE">
            <w:rPr>
              <w:rFonts w:asciiTheme="majorBidi" w:hAnsiTheme="majorBidi" w:cstheme="majorBidi"/>
              <w:color w:val="000000"/>
              <w:sz w:val="20"/>
              <w:szCs w:val="20"/>
            </w:rPr>
            <w:t>[</w:t>
          </w:r>
          <w:r w:rsidR="00AF485F">
            <w:rPr>
              <w:rFonts w:asciiTheme="majorBidi" w:hAnsiTheme="majorBidi" w:cstheme="majorBidi"/>
              <w:color w:val="000000"/>
              <w:sz w:val="20"/>
              <w:szCs w:val="20"/>
            </w:rPr>
            <w:t>9</w:t>
          </w:r>
          <w:r w:rsidR="008766FE" w:rsidRPr="008766FE">
            <w:rPr>
              <w:rFonts w:asciiTheme="majorBidi" w:hAnsiTheme="majorBidi" w:cstheme="majorBidi"/>
              <w:color w:val="000000"/>
              <w:sz w:val="20"/>
              <w:szCs w:val="20"/>
            </w:rPr>
            <w:t>]</w:t>
          </w:r>
        </w:sdtContent>
      </w:sdt>
      <w:r>
        <w:rPr>
          <w:rFonts w:asciiTheme="majorBidi" w:hAnsiTheme="majorBidi" w:cstheme="majorBidi"/>
          <w:sz w:val="20"/>
          <w:szCs w:val="20"/>
        </w:rPr>
        <w:t xml:space="preserve"> in turn reproduced a model with prediction accuracy of 80%.</w:t>
      </w:r>
    </w:p>
    <w:p w14:paraId="771DC74F" w14:textId="1961BC6B" w:rsidR="00FB70FB" w:rsidRDefault="00FB70FB" w:rsidP="00FB70FB">
      <w:pPr>
        <w:pStyle w:val="Caption"/>
        <w:keepNext/>
        <w:jc w:val="center"/>
      </w:pPr>
      <w:bookmarkStart w:id="5" w:name="_Ref115796749"/>
      <w:bookmarkStart w:id="6" w:name="_Ref154136689"/>
      <w:r>
        <w:t xml:space="preserve">Figure </w:t>
      </w:r>
      <w:r w:rsidR="008766FE">
        <w:fldChar w:fldCharType="begin"/>
      </w:r>
      <w:r w:rsidR="008766FE">
        <w:instrText xml:space="preserve"> SEQ Figure \* ARABIC </w:instrText>
      </w:r>
      <w:r w:rsidR="008766FE">
        <w:fldChar w:fldCharType="separate"/>
      </w:r>
      <w:r w:rsidR="00BF62DF">
        <w:rPr>
          <w:noProof/>
        </w:rPr>
        <w:t>6</w:t>
      </w:r>
      <w:r w:rsidR="008766FE">
        <w:fldChar w:fldCharType="end"/>
      </w:r>
      <w:bookmarkEnd w:id="6"/>
      <w:r>
        <w:rPr>
          <w:noProof/>
        </w:rPr>
        <w:t xml:space="preserve">: Feature vs feature </w:t>
      </w:r>
      <w:r w:rsidRPr="009061F2">
        <w:rPr>
          <w:noProof/>
        </w:rPr>
        <w:t xml:space="preserve">Corrlation </w:t>
      </w:r>
      <w:r>
        <w:rPr>
          <w:noProof/>
        </w:rPr>
        <w:t>heatmap</w:t>
      </w:r>
      <w:r w:rsidRPr="009061F2">
        <w:rPr>
          <w:noProof/>
        </w:rPr>
        <w:t xml:space="preserve"> Bloodstream data</w:t>
      </w:r>
      <w:r w:rsidR="00000000">
        <w:rPr>
          <w:noProof/>
          <w:sz w:val="20"/>
          <w:szCs w:val="20"/>
          <w:vertAlign w:val="superscript"/>
        </w:rPr>
        <w:pict w14:anchorId="07C4EDE6">
          <v:rect id="_x0000_i1798" alt="" style="width:468pt;height:.05pt;mso-width-percent:0;mso-height-percent:0;mso-width-percent:0;mso-height-percent:0" o:hrstd="t" o:hrnoshade="t" o:hr="t" fillcolor="#a0a0a0" stroked="f"/>
        </w:pict>
      </w:r>
      <w:bookmarkEnd w:id="5"/>
    </w:p>
    <w:p w14:paraId="79C6025B" w14:textId="3E20D6B8" w:rsidR="00FB70FB" w:rsidRDefault="00FB70FB" w:rsidP="00FB70FB">
      <w:pPr>
        <w:ind w:firstLine="284"/>
        <w:jc w:val="center"/>
        <w:rPr>
          <w:rFonts w:asciiTheme="majorBidi" w:hAnsiTheme="majorBidi" w:cstheme="majorBidi"/>
          <w:sz w:val="20"/>
          <w:szCs w:val="20"/>
        </w:rPr>
      </w:pPr>
      <w:r w:rsidRPr="00483385">
        <w:rPr>
          <w:rFonts w:asciiTheme="majorBidi" w:hAnsiTheme="majorBidi" w:cstheme="majorBidi"/>
          <w:noProof/>
        </w:rPr>
        <w:drawing>
          <wp:inline distT="0" distB="0" distL="0" distR="0" wp14:anchorId="0CDA36C0" wp14:editId="49C95134">
            <wp:extent cx="2965450" cy="2607623"/>
            <wp:effectExtent l="0" t="0" r="635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6"/>
                    <a:stretch>
                      <a:fillRect/>
                    </a:stretch>
                  </pic:blipFill>
                  <pic:spPr>
                    <a:xfrm>
                      <a:off x="0" y="0"/>
                      <a:ext cx="2983277" cy="2623299"/>
                    </a:xfrm>
                    <a:prstGeom prst="rect">
                      <a:avLst/>
                    </a:prstGeom>
                  </pic:spPr>
                </pic:pic>
              </a:graphicData>
            </a:graphic>
          </wp:inline>
        </w:drawing>
      </w:r>
    </w:p>
    <w:p w14:paraId="6220B4C3" w14:textId="77777777" w:rsidR="00FB70FB" w:rsidRPr="00FB70FB" w:rsidRDefault="00FB70FB" w:rsidP="00FB70FB">
      <w:pPr>
        <w:rPr>
          <w:rFonts w:eastAsiaTheme="minorEastAsia"/>
        </w:rPr>
      </w:pPr>
    </w:p>
    <w:p w14:paraId="4A8761C1" w14:textId="68EDF5CF" w:rsidR="0015165A" w:rsidRDefault="00FB70FB" w:rsidP="004D03B0">
      <w:pPr>
        <w:ind w:firstLine="284"/>
        <w:rPr>
          <w:rFonts w:asciiTheme="majorBidi" w:hAnsiTheme="majorBidi" w:cstheme="majorBidi"/>
          <w:bCs/>
          <w:sz w:val="20"/>
          <w:szCs w:val="20"/>
          <w:lang w:val="en-GB"/>
        </w:rPr>
      </w:pPr>
      <w:r>
        <w:rPr>
          <w:rFonts w:asciiTheme="majorBidi" w:hAnsiTheme="majorBidi" w:cstheme="majorBidi"/>
          <w:sz w:val="20"/>
          <w:szCs w:val="20"/>
        </w:rPr>
        <w:t>From looking at the heatmap (</w:t>
      </w:r>
      <w:r w:rsidR="00AC63BA" w:rsidRPr="00AC63BA">
        <w:rPr>
          <w:rFonts w:asciiTheme="majorBidi" w:hAnsiTheme="majorBidi" w:cstheme="majorBidi"/>
          <w:i/>
          <w:iCs/>
          <w:color w:val="17365D" w:themeColor="text2" w:themeShade="BF"/>
          <w:sz w:val="16"/>
          <w:szCs w:val="16"/>
        </w:rPr>
        <w:fldChar w:fldCharType="begin"/>
      </w:r>
      <w:r w:rsidR="00AC63BA" w:rsidRPr="00AC63BA">
        <w:rPr>
          <w:rFonts w:asciiTheme="majorBidi" w:hAnsiTheme="majorBidi" w:cstheme="majorBidi"/>
          <w:i/>
          <w:iCs/>
          <w:color w:val="17365D" w:themeColor="text2" w:themeShade="BF"/>
          <w:sz w:val="16"/>
          <w:szCs w:val="16"/>
        </w:rPr>
        <w:instrText xml:space="preserve"> REF _Ref154136689 \h </w:instrText>
      </w:r>
      <w:r w:rsidR="00AC63BA" w:rsidRPr="00AC63BA">
        <w:rPr>
          <w:rFonts w:asciiTheme="majorBidi" w:hAnsiTheme="majorBidi" w:cstheme="majorBidi"/>
          <w:i/>
          <w:iCs/>
          <w:color w:val="17365D" w:themeColor="text2" w:themeShade="BF"/>
          <w:sz w:val="16"/>
          <w:szCs w:val="16"/>
        </w:rPr>
      </w:r>
      <w:r w:rsidR="00AC63BA" w:rsidRPr="00AC63BA">
        <w:rPr>
          <w:rFonts w:asciiTheme="majorBidi" w:hAnsiTheme="majorBidi" w:cstheme="majorBidi"/>
          <w:i/>
          <w:iCs/>
          <w:color w:val="17365D" w:themeColor="text2" w:themeShade="BF"/>
          <w:sz w:val="16"/>
          <w:szCs w:val="16"/>
        </w:rPr>
        <w:instrText xml:space="preserve"> \* MERGEFORMAT </w:instrText>
      </w:r>
      <w:r w:rsidR="00AC63BA" w:rsidRPr="00AC63BA">
        <w:rPr>
          <w:rFonts w:asciiTheme="majorBidi" w:hAnsiTheme="majorBidi" w:cstheme="majorBidi"/>
          <w:i/>
          <w:iCs/>
          <w:color w:val="17365D" w:themeColor="text2" w:themeShade="BF"/>
          <w:sz w:val="16"/>
          <w:szCs w:val="16"/>
        </w:rPr>
        <w:fldChar w:fldCharType="separate"/>
      </w:r>
      <w:r w:rsidR="00AC63BA" w:rsidRPr="00AC63BA">
        <w:rPr>
          <w:i/>
          <w:iCs/>
          <w:color w:val="17365D" w:themeColor="text2" w:themeShade="BF"/>
          <w:sz w:val="20"/>
          <w:szCs w:val="20"/>
        </w:rPr>
        <w:t xml:space="preserve">Figure </w:t>
      </w:r>
      <w:r w:rsidR="00AC63BA" w:rsidRPr="00AC63BA">
        <w:rPr>
          <w:i/>
          <w:iCs/>
          <w:noProof/>
          <w:color w:val="17365D" w:themeColor="text2" w:themeShade="BF"/>
          <w:sz w:val="20"/>
          <w:szCs w:val="20"/>
        </w:rPr>
        <w:t>6</w:t>
      </w:r>
      <w:r w:rsidR="00AC63BA" w:rsidRPr="00AC63BA">
        <w:rPr>
          <w:rFonts w:asciiTheme="majorBidi" w:hAnsiTheme="majorBidi" w:cstheme="majorBidi"/>
          <w:i/>
          <w:iCs/>
          <w:color w:val="17365D" w:themeColor="text2" w:themeShade="BF"/>
          <w:sz w:val="16"/>
          <w:szCs w:val="16"/>
        </w:rPr>
        <w:fldChar w:fldCharType="end"/>
      </w:r>
      <w:r w:rsidRPr="007069AB">
        <w:rPr>
          <w:rFonts w:asciiTheme="majorBidi" w:hAnsiTheme="majorBidi" w:cstheme="majorBidi"/>
          <w:color w:val="1F497D" w:themeColor="text2"/>
          <w:sz w:val="20"/>
          <w:szCs w:val="20"/>
        </w:rPr>
        <w:t xml:space="preserve">) </w:t>
      </w:r>
      <w:r>
        <w:rPr>
          <w:rFonts w:asciiTheme="majorBidi" w:hAnsiTheme="majorBidi" w:cstheme="majorBidi"/>
          <w:sz w:val="20"/>
          <w:szCs w:val="20"/>
        </w:rPr>
        <w:t xml:space="preserve">it's clear that some of the feature have a significant correlation </w:t>
      </w:r>
      <w:r w:rsidRPr="00045AF9">
        <w:rPr>
          <w:rFonts w:asciiTheme="majorBidi" w:hAnsiTheme="majorBidi" w:cstheme="majorBidi"/>
          <w:sz w:val="20"/>
          <w:szCs w:val="20"/>
        </w:rPr>
        <w:t>(significant meaning correlation values are bigger than 70%), between the features thus proving that the features have significant effect on each</w:t>
      </w:r>
      <w:r>
        <w:rPr>
          <w:rFonts w:asciiTheme="majorBidi" w:hAnsiTheme="majorBidi" w:cstheme="majorBidi"/>
          <w:sz w:val="20"/>
          <w:szCs w:val="20"/>
        </w:rPr>
        <w:t xml:space="preserve"> other that in turn can affect the model's accuracy. </w:t>
      </w:r>
      <w:sdt>
        <w:sdtPr>
          <w:rPr>
            <w:rFonts w:asciiTheme="majorBidi" w:hAnsiTheme="majorBidi" w:cstheme="majorBidi"/>
            <w:color w:val="000000"/>
            <w:sz w:val="20"/>
            <w:szCs w:val="20"/>
          </w:rPr>
          <w:tag w:val="MENDELEY_CITATION_v3_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"/>
          <w:id w:val="1785544415"/>
          <w:placeholder>
            <w:docPart w:val="207E57CD80B7410D96CA51C3560BCEB0"/>
          </w:placeholder>
        </w:sdtPr>
        <w:sdtContent>
          <w:r w:rsidR="008766FE" w:rsidRPr="008766FE">
            <w:rPr>
              <w:rFonts w:asciiTheme="majorBidi" w:hAnsiTheme="majorBidi" w:cstheme="majorBidi"/>
              <w:color w:val="000000"/>
              <w:sz w:val="20"/>
              <w:szCs w:val="20"/>
            </w:rPr>
            <w:t>[</w:t>
          </w:r>
          <w:r w:rsidR="00AF485F">
            <w:rPr>
              <w:rFonts w:asciiTheme="majorBidi" w:hAnsiTheme="majorBidi" w:cstheme="majorBidi"/>
              <w:color w:val="000000"/>
              <w:sz w:val="20"/>
              <w:szCs w:val="20"/>
            </w:rPr>
            <w:t>10</w:t>
          </w:r>
          <w:r w:rsidR="008766FE" w:rsidRPr="008766FE">
            <w:rPr>
              <w:rFonts w:asciiTheme="majorBidi" w:hAnsiTheme="majorBidi" w:cstheme="majorBidi"/>
              <w:color w:val="000000"/>
              <w:sz w:val="20"/>
              <w:szCs w:val="20"/>
            </w:rPr>
            <w:t>]</w:t>
          </w:r>
        </w:sdtContent>
      </w:sdt>
      <w:r w:rsidR="0015165A">
        <w:rPr>
          <w:rFonts w:asciiTheme="majorBidi" w:hAnsiTheme="majorBidi" w:cstheme="majorBidi"/>
          <w:sz w:val="20"/>
          <w:szCs w:val="20"/>
        </w:rPr>
        <w:t xml:space="preserve"> </w:t>
      </w:r>
      <w:r w:rsidR="0015165A" w:rsidRPr="0015165A">
        <w:rPr>
          <w:rFonts w:asciiTheme="majorBidi" w:hAnsiTheme="majorBidi" w:cstheme="majorBidi"/>
          <w:bCs/>
          <w:sz w:val="20"/>
          <w:szCs w:val="20"/>
          <w:lang w:val="en-GB"/>
        </w:rPr>
        <w:t>To furthermore understand the relation between the features and the forecast a Probability density function (PDF) plot was generated.</w:t>
      </w:r>
    </w:p>
    <w:p w14:paraId="0F755810" w14:textId="77777777" w:rsidR="0015165A" w:rsidRDefault="0015165A" w:rsidP="0015165A">
      <w:pPr>
        <w:rPr>
          <w:rFonts w:asciiTheme="majorBidi" w:hAnsiTheme="majorBidi" w:cstheme="majorBidi"/>
          <w:bCs/>
          <w:sz w:val="20"/>
          <w:szCs w:val="20"/>
          <w:lang w:val="en-GB"/>
        </w:rPr>
      </w:pPr>
    </w:p>
    <w:p w14:paraId="3B952E68" w14:textId="3885FD9B" w:rsidR="0015165A" w:rsidRDefault="0015165A" w:rsidP="0015165A">
      <w:pPr>
        <w:pStyle w:val="Caption"/>
        <w:keepNext/>
        <w:jc w:val="center"/>
      </w:pPr>
      <w:bookmarkStart w:id="7" w:name="_Ref117582646"/>
      <w:bookmarkStart w:id="8" w:name="_Ref115796883"/>
      <w:r>
        <w:lastRenderedPageBreak/>
        <w:t xml:space="preserve">Figure </w:t>
      </w:r>
      <w:r w:rsidR="008766FE">
        <w:fldChar w:fldCharType="begin"/>
      </w:r>
      <w:r w:rsidR="008766FE">
        <w:instrText xml:space="preserve"> SEQ Figure \* ARABIC </w:instrText>
      </w:r>
      <w:r w:rsidR="008766FE">
        <w:fldChar w:fldCharType="separate"/>
      </w:r>
      <w:r w:rsidR="00BF62DF">
        <w:rPr>
          <w:noProof/>
        </w:rPr>
        <w:t>7</w:t>
      </w:r>
      <w:r w:rsidR="008766FE">
        <w:fldChar w:fldCharType="end"/>
      </w:r>
      <w:bookmarkEnd w:id="7"/>
      <w:r>
        <w:rPr>
          <w:noProof/>
        </w:rPr>
        <w:t>:</w:t>
      </w:r>
      <w:r w:rsidRPr="007F07BB">
        <w:rPr>
          <w:noProof/>
        </w:rPr>
        <w:t>Probability density function (PDF) of Bloodstream features to label</w:t>
      </w:r>
      <w:r w:rsidR="00000000">
        <w:rPr>
          <w:noProof/>
          <w:sz w:val="20"/>
          <w:szCs w:val="20"/>
          <w:vertAlign w:val="superscript"/>
        </w:rPr>
        <w:pict w14:anchorId="4C9FFF48">
          <v:rect id="_x0000_i1786" alt="" style="width:468pt;height:.05pt;mso-width-percent:0;mso-height-percent:0;mso-width-percent:0;mso-height-percent:0" o:hrstd="t" o:hrnoshade="t" o:hr="t" fillcolor="#a0a0a0" stroked="f"/>
        </w:pict>
      </w:r>
      <w:bookmarkEnd w:id="8"/>
    </w:p>
    <w:p w14:paraId="0F8E3271" w14:textId="505C08F0" w:rsidR="0015165A" w:rsidRPr="0015165A" w:rsidRDefault="0015165A" w:rsidP="0015165A">
      <w:pPr>
        <w:jc w:val="center"/>
        <w:rPr>
          <w:rFonts w:asciiTheme="majorBidi" w:hAnsiTheme="majorBidi" w:cstheme="majorBidi"/>
          <w:bCs/>
          <w:sz w:val="20"/>
          <w:szCs w:val="20"/>
          <w:lang w:val="en-GB"/>
        </w:rPr>
      </w:pPr>
      <w:r w:rsidRPr="00530142">
        <w:rPr>
          <w:rFonts w:asciiTheme="majorBidi" w:hAnsiTheme="majorBidi" w:cstheme="majorBidi"/>
          <w:noProof/>
          <w:sz w:val="20"/>
          <w:szCs w:val="20"/>
        </w:rPr>
        <w:drawing>
          <wp:inline distT="0" distB="0" distL="0" distR="0" wp14:anchorId="75CFBC3F" wp14:editId="3D75ADA7">
            <wp:extent cx="3274908" cy="1833971"/>
            <wp:effectExtent l="0" t="0" r="1905" b="0"/>
            <wp:docPr id="10" name="Picture 10" descr="Diagram, 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hape, polygon&#10;&#10;Description automatically generated"/>
                    <pic:cNvPicPr/>
                  </pic:nvPicPr>
                  <pic:blipFill>
                    <a:blip r:embed="rId17"/>
                    <a:stretch>
                      <a:fillRect/>
                    </a:stretch>
                  </pic:blipFill>
                  <pic:spPr>
                    <a:xfrm>
                      <a:off x="0" y="0"/>
                      <a:ext cx="3274908" cy="1833971"/>
                    </a:xfrm>
                    <a:prstGeom prst="rect">
                      <a:avLst/>
                    </a:prstGeom>
                  </pic:spPr>
                </pic:pic>
              </a:graphicData>
            </a:graphic>
          </wp:inline>
        </w:drawing>
      </w:r>
    </w:p>
    <w:p w14:paraId="6C934C1D" w14:textId="07A828E7" w:rsidR="00FB70FB" w:rsidRDefault="0015165A" w:rsidP="00FB70FB">
      <w:pPr>
        <w:ind w:firstLine="284"/>
        <w:rPr>
          <w:rFonts w:asciiTheme="majorBidi" w:hAnsiTheme="majorBidi" w:cstheme="majorBidi"/>
          <w:sz w:val="20"/>
          <w:szCs w:val="20"/>
        </w:rPr>
      </w:pPr>
      <w:r w:rsidRPr="00530142">
        <w:rPr>
          <w:rFonts w:asciiTheme="majorBidi" w:hAnsiTheme="majorBidi" w:cstheme="majorBidi"/>
          <w:sz w:val="20"/>
          <w:szCs w:val="20"/>
        </w:rPr>
        <w:t xml:space="preserve">From </w:t>
      </w:r>
      <w:r w:rsidRPr="00341384">
        <w:rPr>
          <w:rFonts w:asciiTheme="majorBidi" w:hAnsiTheme="majorBidi" w:cstheme="majorBidi"/>
          <w:sz w:val="20"/>
          <w:szCs w:val="20"/>
        </w:rPr>
        <w:t>(</w:t>
      </w:r>
      <w:r w:rsidR="00AC63BA" w:rsidRPr="00AC63BA">
        <w:rPr>
          <w:rFonts w:asciiTheme="majorBidi" w:hAnsiTheme="majorBidi" w:cstheme="majorBidi"/>
          <w:i/>
          <w:iCs/>
          <w:color w:val="17365D" w:themeColor="text2" w:themeShade="BF"/>
          <w:sz w:val="14"/>
          <w:szCs w:val="14"/>
        </w:rPr>
        <w:fldChar w:fldCharType="begin"/>
      </w:r>
      <w:r w:rsidR="00AC63BA" w:rsidRPr="00AC63BA">
        <w:rPr>
          <w:rFonts w:asciiTheme="majorBidi" w:hAnsiTheme="majorBidi" w:cstheme="majorBidi"/>
          <w:i/>
          <w:iCs/>
          <w:color w:val="17365D" w:themeColor="text2" w:themeShade="BF"/>
          <w:sz w:val="14"/>
          <w:szCs w:val="14"/>
        </w:rPr>
        <w:instrText xml:space="preserve"> REF _Ref117582646 \h </w:instrText>
      </w:r>
      <w:r w:rsidR="00AC63BA" w:rsidRPr="00AC63BA">
        <w:rPr>
          <w:rFonts w:asciiTheme="majorBidi" w:hAnsiTheme="majorBidi" w:cstheme="majorBidi"/>
          <w:i/>
          <w:iCs/>
          <w:color w:val="17365D" w:themeColor="text2" w:themeShade="BF"/>
          <w:sz w:val="14"/>
          <w:szCs w:val="14"/>
        </w:rPr>
      </w:r>
      <w:r w:rsidR="00AC63BA" w:rsidRPr="00AC63BA">
        <w:rPr>
          <w:rFonts w:asciiTheme="majorBidi" w:hAnsiTheme="majorBidi" w:cstheme="majorBidi"/>
          <w:i/>
          <w:iCs/>
          <w:color w:val="17365D" w:themeColor="text2" w:themeShade="BF"/>
          <w:sz w:val="14"/>
          <w:szCs w:val="14"/>
        </w:rPr>
        <w:instrText xml:space="preserve"> \* MERGEFORMAT </w:instrText>
      </w:r>
      <w:r w:rsidR="00AC63BA" w:rsidRPr="00AC63BA">
        <w:rPr>
          <w:rFonts w:asciiTheme="majorBidi" w:hAnsiTheme="majorBidi" w:cstheme="majorBidi"/>
          <w:i/>
          <w:iCs/>
          <w:color w:val="17365D" w:themeColor="text2" w:themeShade="BF"/>
          <w:sz w:val="14"/>
          <w:szCs w:val="14"/>
        </w:rPr>
        <w:fldChar w:fldCharType="separate"/>
      </w:r>
      <w:r w:rsidR="00AC63BA" w:rsidRPr="00AC63BA">
        <w:rPr>
          <w:i/>
          <w:iCs/>
          <w:color w:val="17365D" w:themeColor="text2" w:themeShade="BF"/>
          <w:sz w:val="18"/>
          <w:szCs w:val="18"/>
        </w:rPr>
        <w:t xml:space="preserve">Figure </w:t>
      </w:r>
      <w:r w:rsidR="00AC63BA" w:rsidRPr="00AC63BA">
        <w:rPr>
          <w:i/>
          <w:iCs/>
          <w:noProof/>
          <w:color w:val="17365D" w:themeColor="text2" w:themeShade="BF"/>
          <w:sz w:val="18"/>
          <w:szCs w:val="18"/>
        </w:rPr>
        <w:t>7</w:t>
      </w:r>
      <w:r w:rsidR="00AC63BA" w:rsidRPr="00AC63BA">
        <w:rPr>
          <w:rFonts w:asciiTheme="majorBidi" w:hAnsiTheme="majorBidi" w:cstheme="majorBidi"/>
          <w:i/>
          <w:iCs/>
          <w:color w:val="17365D" w:themeColor="text2" w:themeShade="BF"/>
          <w:sz w:val="14"/>
          <w:szCs w:val="14"/>
        </w:rPr>
        <w:fldChar w:fldCharType="end"/>
      </w:r>
      <w:r>
        <w:rPr>
          <w:rFonts w:asciiTheme="majorBidi" w:hAnsiTheme="majorBidi" w:cstheme="majorBidi"/>
          <w:sz w:val="20"/>
          <w:szCs w:val="20"/>
        </w:rPr>
        <w:t>) it's clear that most of the features point to high probability of identifying with a green label (where positive means the individua has Bloodstream infection).</w:t>
      </w:r>
      <w:r w:rsidR="004D03B0">
        <w:rPr>
          <w:rFonts w:asciiTheme="majorBidi" w:hAnsiTheme="majorBidi" w:cstheme="majorBidi"/>
          <w:sz w:val="20"/>
          <w:szCs w:val="20"/>
        </w:rPr>
        <w:t xml:space="preserve"> I</w:t>
      </w:r>
      <w:r>
        <w:rPr>
          <w:rFonts w:asciiTheme="majorBidi" w:hAnsiTheme="majorBidi" w:cstheme="majorBidi"/>
          <w:sz w:val="20"/>
          <w:szCs w:val="20"/>
        </w:rPr>
        <w:t xml:space="preserve">n turn showing that the features have a high effect on the </w:t>
      </w:r>
      <w:r w:rsidR="00AC63BA">
        <w:rPr>
          <w:rFonts w:asciiTheme="majorBidi" w:hAnsiTheme="majorBidi" w:cstheme="majorBidi"/>
          <w:sz w:val="20"/>
          <w:szCs w:val="20"/>
        </w:rPr>
        <w:t>model's</w:t>
      </w:r>
      <w:r>
        <w:rPr>
          <w:rFonts w:asciiTheme="majorBidi" w:hAnsiTheme="majorBidi" w:cstheme="majorBidi"/>
          <w:sz w:val="20"/>
          <w:szCs w:val="20"/>
        </w:rPr>
        <w:t xml:space="preserve"> forecast.</w:t>
      </w:r>
    </w:p>
    <w:p w14:paraId="022ED201" w14:textId="6E362AE9" w:rsidR="00AC63BA" w:rsidRDefault="00AC63BA" w:rsidP="00AC63BA">
      <w:pPr>
        <w:pStyle w:val="Heading2"/>
        <w:jc w:val="center"/>
        <w:rPr>
          <w:i w:val="0"/>
          <w:iCs w:val="0"/>
        </w:rPr>
      </w:pPr>
      <w:r>
        <w:rPr>
          <w:i w:val="0"/>
          <w:iCs w:val="0"/>
        </w:rPr>
        <w:t xml:space="preserve">II.4 </w:t>
      </w:r>
      <w:r>
        <w:rPr>
          <w:i w:val="0"/>
          <w:iCs w:val="0"/>
        </w:rPr>
        <w:t xml:space="preserve">Prediction Evaluation </w:t>
      </w:r>
    </w:p>
    <w:p w14:paraId="613074C9" w14:textId="513C19B0" w:rsidR="00AC63BA" w:rsidRDefault="00AC63BA" w:rsidP="00AC63BA">
      <w:pPr>
        <w:ind w:firstLine="144"/>
        <w:rPr>
          <w:sz w:val="20"/>
          <w:szCs w:val="20"/>
        </w:rPr>
      </w:pPr>
      <w:r w:rsidRPr="00AC63BA">
        <w:rPr>
          <w:sz w:val="20"/>
          <w:szCs w:val="20"/>
        </w:rPr>
        <w:t>To evaluate the calibration of our model's predictions, we employed a Calibration method. This involved conducting multiple iterations of the training process, each time introducing slight variations to the dataset. Specifically, we considered three scenarios: firstly, the use of the original, unaltered dataset; secondly, the random shuffling of 10% of the data; and thirdly, the random shuffling of 20% of the data.</w:t>
      </w:r>
      <w:r>
        <w:rPr>
          <w:sz w:val="20"/>
          <w:szCs w:val="20"/>
        </w:rPr>
        <w:t xml:space="preserve"> </w:t>
      </w:r>
      <w:r w:rsidRPr="00AC63BA">
        <w:rPr>
          <w:sz w:val="20"/>
          <w:szCs w:val="20"/>
        </w:rPr>
        <w:t>Subsequently, we plotted the Area Under the Receiver Operating Characteristic (AUC_ROC) curve for each scenario. This visual representation allowed us to assess the calibration performance of our model under different data perturbation conditions. The comparison of AUC_ROC curves across these scenarios provided valuable insights into the model's ability to maintain calibration accuracy amidst variations in the input data, thereby offering a comprehensive evaluation of its robustness and reliability.</w:t>
      </w:r>
      <w:r>
        <w:rPr>
          <w:sz w:val="20"/>
          <w:szCs w:val="20"/>
        </w:rPr>
        <w:t xml:space="preserve"> As can be seen below. </w:t>
      </w:r>
    </w:p>
    <w:p w14:paraId="196D737B" w14:textId="77777777" w:rsidR="00AC63BA" w:rsidRDefault="00AC63BA" w:rsidP="00AC63BA">
      <w:pPr>
        <w:ind w:firstLine="144"/>
        <w:rPr>
          <w:sz w:val="20"/>
          <w:szCs w:val="20"/>
        </w:rPr>
      </w:pPr>
    </w:p>
    <w:p w14:paraId="279AAC2E" w14:textId="77777777" w:rsidR="00AC63BA" w:rsidRDefault="00AC63BA" w:rsidP="00AC63BA">
      <w:pPr>
        <w:ind w:firstLine="144"/>
        <w:rPr>
          <w:sz w:val="20"/>
          <w:szCs w:val="20"/>
        </w:rPr>
      </w:pPr>
    </w:p>
    <w:p w14:paraId="7C4B779F" w14:textId="6D9C87EF" w:rsidR="00AC63BA" w:rsidRDefault="00C608D8" w:rsidP="00C608D8">
      <w:pPr>
        <w:pStyle w:val="Caption"/>
        <w:keepNext/>
        <w:ind w:left="2160" w:firstLine="720"/>
      </w:pPr>
      <w:bookmarkStart w:id="9" w:name="_Ref154137255"/>
      <w:r w:rsidRPr="00C608D8">
        <w:rPr>
          <w:sz w:val="20"/>
          <w:szCs w:val="20"/>
        </w:rPr>
        <w:drawing>
          <wp:anchor distT="0" distB="0" distL="114300" distR="114300" simplePos="0" relativeHeight="251662336" behindDoc="0" locked="0" layoutInCell="1" allowOverlap="1" wp14:anchorId="73704450" wp14:editId="48AAFFC5">
            <wp:simplePos x="0" y="0"/>
            <wp:positionH relativeFrom="column">
              <wp:posOffset>3676015</wp:posOffset>
            </wp:positionH>
            <wp:positionV relativeFrom="paragraph">
              <wp:posOffset>260350</wp:posOffset>
            </wp:positionV>
            <wp:extent cx="2642235" cy="2289175"/>
            <wp:effectExtent l="0" t="0" r="5715" b="0"/>
            <wp:wrapSquare wrapText="bothSides"/>
            <wp:docPr id="4" name="Picture 3" descr="A graph with a line graph&#10;&#10;Description automatically generated with medium confidence">
              <a:extLst xmlns:a="http://schemas.openxmlformats.org/drawingml/2006/main">
                <a:ext uri="{FF2B5EF4-FFF2-40B4-BE49-F238E27FC236}">
                  <a16:creationId xmlns:a16="http://schemas.microsoft.com/office/drawing/2014/main" id="{83B579A9-9E8F-B053-45AF-B059BFD07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 graph&#10;&#10;Description automatically generated with medium confidence">
                      <a:extLst>
                        <a:ext uri="{FF2B5EF4-FFF2-40B4-BE49-F238E27FC236}">
                          <a16:creationId xmlns:a16="http://schemas.microsoft.com/office/drawing/2014/main" id="{83B579A9-9E8F-B053-45AF-B059BFD0714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42235" cy="2289175"/>
                    </a:xfrm>
                    <a:prstGeom prst="rect">
                      <a:avLst/>
                    </a:prstGeom>
                  </pic:spPr>
                </pic:pic>
              </a:graphicData>
            </a:graphic>
            <wp14:sizeRelH relativeFrom="margin">
              <wp14:pctWidth>0</wp14:pctWidth>
            </wp14:sizeRelH>
            <wp14:sizeRelV relativeFrom="margin">
              <wp14:pctHeight>0</wp14:pctHeight>
            </wp14:sizeRelV>
          </wp:anchor>
        </w:drawing>
      </w:r>
      <w:r w:rsidR="00AC63BA">
        <w:t xml:space="preserve">Figure </w:t>
      </w:r>
      <w:r w:rsidR="00AC63BA">
        <w:fldChar w:fldCharType="begin"/>
      </w:r>
      <w:r w:rsidR="00AC63BA">
        <w:instrText xml:space="preserve"> SEQ Figure \* ARABIC </w:instrText>
      </w:r>
      <w:r w:rsidR="00AC63BA">
        <w:fldChar w:fldCharType="separate"/>
      </w:r>
      <w:r w:rsidR="00BF62DF">
        <w:rPr>
          <w:noProof/>
        </w:rPr>
        <w:t>8</w:t>
      </w:r>
      <w:r w:rsidR="00AC63BA">
        <w:fldChar w:fldCharType="end"/>
      </w:r>
      <w:bookmarkEnd w:id="9"/>
      <w:r w:rsidR="00AC63BA">
        <w:rPr>
          <w:noProof/>
        </w:rPr>
        <w:t>: ROC Covid</w:t>
      </w:r>
      <w:r>
        <w:rPr>
          <w:noProof/>
        </w:rPr>
        <w:t>-Bloodstream</w:t>
      </w:r>
      <w:r w:rsidR="00AC63BA">
        <w:rPr>
          <w:noProof/>
        </w:rPr>
        <w:t xml:space="preserve"> Predction with shffuled data</w:t>
      </w:r>
    </w:p>
    <w:p w14:paraId="072DCE04" w14:textId="4CA8FC97" w:rsidR="00AC63BA" w:rsidRPr="00AC63BA" w:rsidRDefault="00AC63BA" w:rsidP="00C608D8">
      <w:pPr>
        <w:ind w:firstLine="144"/>
        <w:rPr>
          <w:sz w:val="20"/>
          <w:szCs w:val="20"/>
        </w:rPr>
      </w:pPr>
      <w:r>
        <w:rPr>
          <w:noProof/>
          <w:sz w:val="20"/>
          <w:szCs w:val="20"/>
        </w:rPr>
        <w:drawing>
          <wp:inline distT="0" distB="0" distL="0" distR="0" wp14:anchorId="1960BC09" wp14:editId="1310D2D5">
            <wp:extent cx="2753771" cy="2253766"/>
            <wp:effectExtent l="0" t="0" r="8890" b="0"/>
            <wp:docPr id="429996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051" cy="2271182"/>
                    </a:xfrm>
                    <a:prstGeom prst="rect">
                      <a:avLst/>
                    </a:prstGeom>
                    <a:noFill/>
                  </pic:spPr>
                </pic:pic>
              </a:graphicData>
            </a:graphic>
          </wp:inline>
        </w:drawing>
      </w:r>
      <w:r w:rsidR="00C608D8" w:rsidRPr="00C608D8">
        <w:rPr>
          <w:noProof/>
        </w:rPr>
        <w:t xml:space="preserve"> </w:t>
      </w:r>
    </w:p>
    <w:p w14:paraId="7D3C023D" w14:textId="77777777" w:rsidR="00AC63BA" w:rsidRDefault="00AC63BA" w:rsidP="00FB70FB">
      <w:pPr>
        <w:ind w:firstLine="284"/>
        <w:rPr>
          <w:rFonts w:asciiTheme="majorBidi" w:hAnsiTheme="majorBidi" w:cstheme="majorBidi"/>
          <w:sz w:val="20"/>
          <w:szCs w:val="20"/>
        </w:rPr>
      </w:pPr>
    </w:p>
    <w:p w14:paraId="14779314" w14:textId="02BD0DDC" w:rsidR="0015165A" w:rsidRDefault="00C608D8" w:rsidP="00FB70FB">
      <w:pPr>
        <w:ind w:firstLine="284"/>
        <w:rPr>
          <w:rFonts w:asciiTheme="majorBidi" w:hAnsiTheme="majorBidi" w:cstheme="majorBidi"/>
          <w:sz w:val="20"/>
          <w:szCs w:val="20"/>
        </w:rPr>
      </w:pPr>
      <w:r>
        <w:rPr>
          <w:rFonts w:asciiTheme="majorBidi" w:hAnsiTheme="majorBidi" w:cstheme="majorBidi"/>
          <w:sz w:val="20"/>
          <w:szCs w:val="20"/>
        </w:rPr>
        <w:t xml:space="preserve">As can be seen in ( </w:t>
      </w:r>
      <w:r w:rsidRPr="00C608D8">
        <w:rPr>
          <w:rFonts w:asciiTheme="majorBidi" w:hAnsiTheme="majorBidi" w:cstheme="majorBidi"/>
          <w:i/>
          <w:iCs/>
          <w:color w:val="17365D" w:themeColor="text2" w:themeShade="BF"/>
          <w:sz w:val="14"/>
          <w:szCs w:val="14"/>
        </w:rPr>
        <w:fldChar w:fldCharType="begin"/>
      </w:r>
      <w:r w:rsidRPr="00C608D8">
        <w:rPr>
          <w:rFonts w:asciiTheme="majorBidi" w:hAnsiTheme="majorBidi" w:cstheme="majorBidi"/>
          <w:i/>
          <w:iCs/>
          <w:color w:val="17365D" w:themeColor="text2" w:themeShade="BF"/>
          <w:sz w:val="14"/>
          <w:szCs w:val="14"/>
        </w:rPr>
        <w:instrText xml:space="preserve"> REF _Ref154137255 \h </w:instrText>
      </w:r>
      <w:r w:rsidRPr="00C608D8">
        <w:rPr>
          <w:rFonts w:asciiTheme="majorBidi" w:hAnsiTheme="majorBidi" w:cstheme="majorBidi"/>
          <w:i/>
          <w:iCs/>
          <w:color w:val="17365D" w:themeColor="text2" w:themeShade="BF"/>
          <w:sz w:val="14"/>
          <w:szCs w:val="14"/>
        </w:rPr>
      </w:r>
      <w:r w:rsidRPr="00C608D8">
        <w:rPr>
          <w:rFonts w:asciiTheme="majorBidi" w:hAnsiTheme="majorBidi" w:cstheme="majorBidi"/>
          <w:i/>
          <w:iCs/>
          <w:color w:val="17365D" w:themeColor="text2" w:themeShade="BF"/>
          <w:sz w:val="14"/>
          <w:szCs w:val="14"/>
        </w:rPr>
        <w:instrText xml:space="preserve"> \* MERGEFORMAT </w:instrText>
      </w:r>
      <w:r w:rsidRPr="00C608D8">
        <w:rPr>
          <w:rFonts w:asciiTheme="majorBidi" w:hAnsiTheme="majorBidi" w:cstheme="majorBidi"/>
          <w:i/>
          <w:iCs/>
          <w:color w:val="17365D" w:themeColor="text2" w:themeShade="BF"/>
          <w:sz w:val="14"/>
          <w:szCs w:val="14"/>
        </w:rPr>
        <w:fldChar w:fldCharType="separate"/>
      </w:r>
      <w:r w:rsidRPr="00C608D8">
        <w:rPr>
          <w:i/>
          <w:iCs/>
          <w:color w:val="17365D" w:themeColor="text2" w:themeShade="BF"/>
          <w:sz w:val="18"/>
          <w:szCs w:val="18"/>
        </w:rPr>
        <w:t xml:space="preserve">Figure </w:t>
      </w:r>
      <w:r w:rsidRPr="00C608D8">
        <w:rPr>
          <w:i/>
          <w:iCs/>
          <w:noProof/>
          <w:color w:val="17365D" w:themeColor="text2" w:themeShade="BF"/>
          <w:sz w:val="18"/>
          <w:szCs w:val="18"/>
        </w:rPr>
        <w:t>8</w:t>
      </w:r>
      <w:r w:rsidRPr="00C608D8">
        <w:rPr>
          <w:rFonts w:asciiTheme="majorBidi" w:hAnsiTheme="majorBidi" w:cstheme="majorBidi"/>
          <w:i/>
          <w:iCs/>
          <w:color w:val="17365D" w:themeColor="text2" w:themeShade="BF"/>
          <w:sz w:val="14"/>
          <w:szCs w:val="14"/>
        </w:rPr>
        <w:fldChar w:fldCharType="end"/>
      </w:r>
      <w:r>
        <w:rPr>
          <w:rFonts w:asciiTheme="majorBidi" w:hAnsiTheme="majorBidi" w:cstheme="majorBidi"/>
          <w:sz w:val="20"/>
          <w:szCs w:val="20"/>
        </w:rPr>
        <w:t>) in both the covid and the bloodstream model the model reached a static Auc-Roc measure , thus indicating that, t</w:t>
      </w:r>
      <w:r w:rsidRPr="00C608D8">
        <w:rPr>
          <w:rFonts w:asciiTheme="majorBidi" w:hAnsiTheme="majorBidi" w:cstheme="majorBidi"/>
          <w:sz w:val="20"/>
          <w:szCs w:val="20"/>
        </w:rPr>
        <w:t xml:space="preserve">he models consistent predictive performance in the face of minor variations in training data indicates robustness. This resilience is a positive trait, showcasing the </w:t>
      </w:r>
      <w:r w:rsidR="00BF62DF" w:rsidRPr="00C608D8">
        <w:rPr>
          <w:rFonts w:asciiTheme="majorBidi" w:hAnsiTheme="majorBidi" w:cstheme="majorBidi"/>
          <w:sz w:val="20"/>
          <w:szCs w:val="20"/>
        </w:rPr>
        <w:t>model's</w:t>
      </w:r>
      <w:r w:rsidRPr="00C608D8">
        <w:rPr>
          <w:rFonts w:asciiTheme="majorBidi" w:hAnsiTheme="majorBidi" w:cstheme="majorBidi"/>
          <w:sz w:val="20"/>
          <w:szCs w:val="20"/>
        </w:rPr>
        <w:t xml:space="preserve"> reliable calibration and enhancing its generalization capability. It suggests the model has learned stable and meaningful patterns from the training data, contributing to consistent accuracy across different conditions.</w:t>
      </w:r>
    </w:p>
    <w:p w14:paraId="4E0DD907" w14:textId="6B2CCF3F" w:rsidR="0015165A" w:rsidRDefault="0015165A" w:rsidP="0015165A">
      <w:pPr>
        <w:pStyle w:val="Heading2"/>
        <w:jc w:val="center"/>
        <w:rPr>
          <w:i w:val="0"/>
          <w:iCs w:val="0"/>
        </w:rPr>
      </w:pPr>
      <w:r>
        <w:rPr>
          <w:i w:val="0"/>
          <w:iCs w:val="0"/>
        </w:rPr>
        <w:t>II.</w:t>
      </w:r>
      <w:r w:rsidR="00AC63BA">
        <w:rPr>
          <w:i w:val="0"/>
          <w:iCs w:val="0"/>
        </w:rPr>
        <w:t xml:space="preserve">5 </w:t>
      </w:r>
      <w:r>
        <w:rPr>
          <w:i w:val="0"/>
          <w:iCs w:val="0"/>
        </w:rPr>
        <w:t>Evaluation measure</w:t>
      </w:r>
    </w:p>
    <w:p w14:paraId="52348CA5" w14:textId="61EA5350" w:rsidR="0015165A" w:rsidRPr="0015165A" w:rsidRDefault="0015165A" w:rsidP="0015165A">
      <w:pPr>
        <w:ind w:firstLine="144"/>
        <w:rPr>
          <w:sz w:val="20"/>
          <w:szCs w:val="20"/>
        </w:rPr>
      </w:pPr>
      <w:r>
        <w:rPr>
          <w:rFonts w:asciiTheme="majorBidi" w:hAnsiTheme="majorBidi" w:cstheme="majorBidi"/>
          <w:sz w:val="20"/>
          <w:szCs w:val="20"/>
        </w:rPr>
        <w:t>To be able to validate and differentiate the differences between the feature importance score methods i</w:t>
      </w:r>
      <w:r w:rsidRPr="007011D8">
        <w:rPr>
          <w:rFonts w:asciiTheme="majorBidi" w:hAnsiTheme="majorBidi" w:cstheme="majorBidi"/>
          <w:sz w:val="20"/>
          <w:szCs w:val="20"/>
        </w:rPr>
        <w:t>n</w:t>
      </w:r>
      <w:r>
        <w:rPr>
          <w:rFonts w:asciiTheme="majorBidi" w:hAnsiTheme="majorBidi" w:cstheme="majorBidi"/>
          <w:sz w:val="20"/>
          <w:szCs w:val="20"/>
        </w:rPr>
        <w:t xml:space="preserve"> both the data sets</w:t>
      </w:r>
      <w:r w:rsidRPr="007011D8">
        <w:rPr>
          <w:rFonts w:asciiTheme="majorBidi" w:hAnsiTheme="majorBidi" w:cstheme="majorBidi"/>
          <w:sz w:val="20"/>
          <w:szCs w:val="20"/>
        </w:rPr>
        <w:t xml:space="preserve"> </w:t>
      </w:r>
      <w:r>
        <w:rPr>
          <w:rFonts w:asciiTheme="majorBidi" w:hAnsiTheme="majorBidi" w:cstheme="majorBidi"/>
          <w:sz w:val="20"/>
          <w:szCs w:val="20"/>
        </w:rPr>
        <w:t>AUC-</w:t>
      </w:r>
      <w:r w:rsidRPr="0015165A">
        <w:rPr>
          <w:rFonts w:asciiTheme="majorBidi" w:hAnsiTheme="majorBidi" w:cstheme="majorBidi"/>
          <w:sz w:val="20"/>
          <w:szCs w:val="20"/>
        </w:rPr>
        <w:t xml:space="preserve">ROC measures were used, this measure </w:t>
      </w:r>
      <w:r w:rsidRPr="0015165A">
        <w:rPr>
          <w:sz w:val="20"/>
          <w:szCs w:val="20"/>
        </w:rPr>
        <w:t>uses the top set of features produced by each feature importance extraction model to test the effect of these top features on the models Auc-Roc curve in turn reflects the model's performance</w:t>
      </w:r>
      <w:r>
        <w:rPr>
          <w:sz w:val="20"/>
          <w:szCs w:val="20"/>
        </w:rPr>
        <w:t>.</w:t>
      </w:r>
    </w:p>
    <w:p w14:paraId="29EE6B36" w14:textId="633BD96B" w:rsidR="00FB70FB" w:rsidRPr="00FB70FB" w:rsidRDefault="00FB70FB" w:rsidP="00FB70FB">
      <w:pPr>
        <w:pStyle w:val="Caption"/>
        <w:ind w:firstLine="284"/>
        <w:jc w:val="lowKashida"/>
        <w:rPr>
          <w:rFonts w:asciiTheme="majorBidi" w:eastAsiaTheme="minorEastAsia" w:hAnsiTheme="majorBidi" w:cstheme="majorBidi"/>
          <w:i w:val="0"/>
          <w:iCs w:val="0"/>
          <w:color w:val="auto"/>
          <w:sz w:val="20"/>
          <w:szCs w:val="20"/>
          <w:lang w:val="en-GB"/>
        </w:rPr>
      </w:pPr>
    </w:p>
    <w:p w14:paraId="178F1312" w14:textId="2CEA5DF0" w:rsidR="00FB70FB" w:rsidRPr="00FB70FB" w:rsidRDefault="00FB70FB" w:rsidP="00FB70FB">
      <w:pPr>
        <w:ind w:firstLine="144"/>
        <w:rPr>
          <w:rFonts w:eastAsiaTheme="minorHAnsi"/>
        </w:rPr>
      </w:pPr>
    </w:p>
    <w:p w14:paraId="656276BB" w14:textId="035F2D0D" w:rsidR="0099582D" w:rsidRPr="009E7F78" w:rsidRDefault="006E2489" w:rsidP="00C4625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Results</w:t>
      </w:r>
    </w:p>
    <w:p w14:paraId="2D64861E" w14:textId="142D1DAC" w:rsidR="002942BA" w:rsidRDefault="006E2489" w:rsidP="0040564C">
      <w:pPr>
        <w:pStyle w:val="Heading2"/>
        <w:jc w:val="center"/>
      </w:pPr>
      <w:r w:rsidRPr="006E2489">
        <w:t>III.1 Covid-19 model</w:t>
      </w:r>
      <w:r w:rsidR="002942BA">
        <w:t>.</w:t>
      </w:r>
    </w:p>
    <w:p w14:paraId="047A06AB" w14:textId="78463795" w:rsidR="002942BA" w:rsidRPr="002942BA" w:rsidRDefault="00BF62DF" w:rsidP="002942BA">
      <w:pPr>
        <w:rPr>
          <w:rFonts w:asciiTheme="majorBidi" w:hAnsiTheme="majorBidi" w:cstheme="majorBidi"/>
          <w:sz w:val="20"/>
          <w:szCs w:val="20"/>
        </w:rPr>
      </w:pPr>
      <w:r w:rsidRPr="00BF62DF">
        <w:drawing>
          <wp:anchor distT="0" distB="0" distL="114300" distR="114300" simplePos="0" relativeHeight="251663360" behindDoc="0" locked="0" layoutInCell="1" allowOverlap="1" wp14:anchorId="1700F682" wp14:editId="7C8AB9FE">
            <wp:simplePos x="0" y="0"/>
            <wp:positionH relativeFrom="column">
              <wp:posOffset>-49432</wp:posOffset>
            </wp:positionH>
            <wp:positionV relativeFrom="paragraph">
              <wp:posOffset>442986</wp:posOffset>
            </wp:positionV>
            <wp:extent cx="3382645" cy="2299335"/>
            <wp:effectExtent l="0" t="0" r="8255" b="5715"/>
            <wp:wrapTopAndBottom/>
            <wp:docPr id="19" name="Picture 18" descr="A bar graph with blue bars&#10;&#10;Description automatically generated">
              <a:extLst xmlns:a="http://schemas.openxmlformats.org/drawingml/2006/main">
                <a:ext uri="{FF2B5EF4-FFF2-40B4-BE49-F238E27FC236}">
                  <a16:creationId xmlns:a16="http://schemas.microsoft.com/office/drawing/2014/main" id="{4B2BBB1F-6187-C029-22D2-3C1271DF6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bar graph with blue bars&#10;&#10;Description automatically generated">
                      <a:extLst>
                        <a:ext uri="{FF2B5EF4-FFF2-40B4-BE49-F238E27FC236}">
                          <a16:creationId xmlns:a16="http://schemas.microsoft.com/office/drawing/2014/main" id="{4B2BBB1F-6187-C029-22D2-3C1271DF6FB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2645" cy="22993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63FF345" wp14:editId="7F8FE5A1">
                <wp:simplePos x="0" y="0"/>
                <wp:positionH relativeFrom="margin">
                  <wp:align>right</wp:align>
                </wp:positionH>
                <wp:positionV relativeFrom="paragraph">
                  <wp:posOffset>193675</wp:posOffset>
                </wp:positionV>
                <wp:extent cx="3234690" cy="210820"/>
                <wp:effectExtent l="0" t="0" r="3810" b="0"/>
                <wp:wrapTopAndBottom/>
                <wp:docPr id="1153622334" name="Text Box 1"/>
                <wp:cNvGraphicFramePr/>
                <a:graphic xmlns:a="http://schemas.openxmlformats.org/drawingml/2006/main">
                  <a:graphicData uri="http://schemas.microsoft.com/office/word/2010/wordprocessingShape">
                    <wps:wsp>
                      <wps:cNvSpPr txBox="1"/>
                      <wps:spPr>
                        <a:xfrm>
                          <a:off x="0" y="0"/>
                          <a:ext cx="3234690" cy="211422"/>
                        </a:xfrm>
                        <a:prstGeom prst="rect">
                          <a:avLst/>
                        </a:prstGeom>
                        <a:solidFill>
                          <a:prstClr val="white"/>
                        </a:solidFill>
                        <a:ln>
                          <a:noFill/>
                        </a:ln>
                      </wps:spPr>
                      <wps:txbx>
                        <w:txbxContent>
                          <w:p w14:paraId="33080899" w14:textId="1FEFB727" w:rsidR="00BF62DF" w:rsidRPr="001D35B1" w:rsidRDefault="00BF62DF" w:rsidP="00BF62DF">
                            <w:pPr>
                              <w:pStyle w:val="Caption"/>
                            </w:pPr>
                            <w:r>
                              <w:t xml:space="preserve">Figure </w:t>
                            </w:r>
                            <w:r>
                              <w:fldChar w:fldCharType="begin"/>
                            </w:r>
                            <w:r>
                              <w:instrText xml:space="preserve"> SEQ Figure \* ARABIC </w:instrText>
                            </w:r>
                            <w:r>
                              <w:fldChar w:fldCharType="separate"/>
                            </w:r>
                            <w:r>
                              <w:rPr>
                                <w:noProof/>
                              </w:rPr>
                              <w:t>10</w:t>
                            </w:r>
                            <w:r>
                              <w:fldChar w:fldCharType="end"/>
                            </w:r>
                            <w:r>
                              <w:rPr>
                                <w:noProof/>
                              </w:rPr>
                              <w:t xml:space="preserve">: </w:t>
                            </w:r>
                            <w:r w:rsidRPr="008F0132">
                              <w:rPr>
                                <w:noProof/>
                              </w:rPr>
                              <w:t xml:space="preserve">Normlized importnace score's covid featuers </w:t>
                            </w:r>
                            <w:r>
                              <w:rPr>
                                <w:noProof/>
                              </w:rPr>
                              <w:t>Gradints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FF345" id="_x0000_s1027" type="#_x0000_t202" style="position:absolute;margin-left:203.5pt;margin-top:15.25pt;width:254.7pt;height:16.6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" stroked="f">
                <v:textbox inset="0,0,0,0">
                  <w:txbxContent>
                    <w:p w14:paraId="33080899" w14:textId="1FEFB727" w:rsidR="00BF62DF" w:rsidRPr="001D35B1" w:rsidRDefault="00BF62DF" w:rsidP="00BF62DF">
                      <w:pPr>
                        <w:pStyle w:val="Caption"/>
                      </w:pPr>
                      <w:r>
                        <w:t xml:space="preserve">Figure </w:t>
                      </w:r>
                      <w:r>
                        <w:fldChar w:fldCharType="begin"/>
                      </w:r>
                      <w:r>
                        <w:instrText xml:space="preserve"> SEQ Figure \* ARABIC </w:instrText>
                      </w:r>
                      <w:r>
                        <w:fldChar w:fldCharType="separate"/>
                      </w:r>
                      <w:r>
                        <w:rPr>
                          <w:noProof/>
                        </w:rPr>
                        <w:t>10</w:t>
                      </w:r>
                      <w:r>
                        <w:fldChar w:fldCharType="end"/>
                      </w:r>
                      <w:r>
                        <w:rPr>
                          <w:noProof/>
                        </w:rPr>
                        <w:t xml:space="preserve">: </w:t>
                      </w:r>
                      <w:r w:rsidRPr="008F0132">
                        <w:rPr>
                          <w:noProof/>
                        </w:rPr>
                        <w:t xml:space="preserve">Normlized importnace score's covid featuers </w:t>
                      </w:r>
                      <w:r>
                        <w:rPr>
                          <w:noProof/>
                        </w:rPr>
                        <w:t>Gradints</w:t>
                      </w:r>
                    </w:p>
                  </w:txbxContent>
                </v:textbox>
                <w10:wrap type="topAndBottom" anchorx="margin"/>
              </v:shape>
            </w:pict>
          </mc:Fallback>
        </mc:AlternateContent>
      </w:r>
      <w:r>
        <w:rPr>
          <w:noProof/>
        </w:rPr>
        <mc:AlternateContent>
          <mc:Choice Requires="wps">
            <w:drawing>
              <wp:anchor distT="0" distB="0" distL="114300" distR="114300" simplePos="0" relativeHeight="251666432" behindDoc="0" locked="0" layoutInCell="1" allowOverlap="1" wp14:anchorId="5BC1FB68" wp14:editId="66DF0EF3">
                <wp:simplePos x="0" y="0"/>
                <wp:positionH relativeFrom="column">
                  <wp:posOffset>-246380</wp:posOffset>
                </wp:positionH>
                <wp:positionV relativeFrom="paragraph">
                  <wp:posOffset>193675</wp:posOffset>
                </wp:positionV>
                <wp:extent cx="3382645" cy="237490"/>
                <wp:effectExtent l="0" t="0" r="8255" b="0"/>
                <wp:wrapTopAndBottom/>
                <wp:docPr id="1349022962" name="Text Box 1"/>
                <wp:cNvGraphicFramePr/>
                <a:graphic xmlns:a="http://schemas.openxmlformats.org/drawingml/2006/main">
                  <a:graphicData uri="http://schemas.microsoft.com/office/word/2010/wordprocessingShape">
                    <wps:wsp>
                      <wps:cNvSpPr txBox="1"/>
                      <wps:spPr>
                        <a:xfrm>
                          <a:off x="0" y="0"/>
                          <a:ext cx="3382645" cy="237490"/>
                        </a:xfrm>
                        <a:prstGeom prst="rect">
                          <a:avLst/>
                        </a:prstGeom>
                        <a:solidFill>
                          <a:prstClr val="white"/>
                        </a:solidFill>
                        <a:ln>
                          <a:noFill/>
                        </a:ln>
                      </wps:spPr>
                      <wps:txbx>
                        <w:txbxContent>
                          <w:p w14:paraId="11932780" w14:textId="58DEDF07" w:rsidR="00BF62DF" w:rsidRPr="00D2739F" w:rsidRDefault="00BF62DF" w:rsidP="00BF62DF">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72491D">
                              <w:t>Normalized importance score's covid features Sensitivity.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1FB68" id="_x0000_s1028" type="#_x0000_t202" style="position:absolute;margin-left:-19.4pt;margin-top:15.25pt;width:266.35pt;height:18.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" stroked="f">
                <v:textbox inset="0,0,0,0">
                  <w:txbxContent>
                    <w:p w14:paraId="11932780" w14:textId="58DEDF07" w:rsidR="00BF62DF" w:rsidRPr="00D2739F" w:rsidRDefault="00BF62DF" w:rsidP="00BF62DF">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w:t>
                      </w:r>
                      <w:r w:rsidRPr="0072491D">
                        <w:t>Normalized importance score's covid features Sensitivity.</w:t>
                      </w:r>
                    </w:p>
                  </w:txbxContent>
                </v:textbox>
                <w10:wrap type="topAndBottom"/>
              </v:shape>
            </w:pict>
          </mc:Fallback>
        </mc:AlternateContent>
      </w:r>
      <w:r w:rsidR="002942BA">
        <w:tab/>
      </w:r>
      <w:r w:rsidR="002942BA" w:rsidRPr="002942BA">
        <w:rPr>
          <w:rFonts w:asciiTheme="majorBidi" w:hAnsiTheme="majorBidi" w:cstheme="majorBidi"/>
          <w:sz w:val="20"/>
          <w:szCs w:val="20"/>
        </w:rPr>
        <w:t>After running covid-19 data set in the model a feature importance plot was produced as can be seen in the figure below.</w:t>
      </w:r>
    </w:p>
    <w:p w14:paraId="3A59F661" w14:textId="7AA3C840" w:rsidR="002942BA" w:rsidRDefault="00BF62DF" w:rsidP="00BF62DF">
      <w:pPr>
        <w:pStyle w:val="Caption"/>
        <w:keepNext/>
      </w:pPr>
      <w:bookmarkStart w:id="10" w:name="_Ref115692902"/>
      <w:r w:rsidRPr="00BF62DF">
        <w:drawing>
          <wp:anchor distT="0" distB="0" distL="114300" distR="114300" simplePos="0" relativeHeight="251671552" behindDoc="0" locked="0" layoutInCell="1" allowOverlap="1" wp14:anchorId="1185EC91" wp14:editId="00023F3D">
            <wp:simplePos x="0" y="0"/>
            <wp:positionH relativeFrom="column">
              <wp:posOffset>3192780</wp:posOffset>
            </wp:positionH>
            <wp:positionV relativeFrom="paragraph">
              <wp:posOffset>2826385</wp:posOffset>
            </wp:positionV>
            <wp:extent cx="3093720" cy="2327910"/>
            <wp:effectExtent l="0" t="0" r="0" b="0"/>
            <wp:wrapTopAndBottom/>
            <wp:docPr id="14" name="Picture 13" descr="A graph showing the importance of pruning&#10;&#10;Description automatically generated">
              <a:extLst xmlns:a="http://schemas.openxmlformats.org/drawingml/2006/main">
                <a:ext uri="{FF2B5EF4-FFF2-40B4-BE49-F238E27FC236}">
                  <a16:creationId xmlns:a16="http://schemas.microsoft.com/office/drawing/2014/main" id="{689E13A0-2236-2730-9723-9523DFB892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showing the importance of pruning&#10;&#10;Description automatically generated">
                      <a:extLst>
                        <a:ext uri="{FF2B5EF4-FFF2-40B4-BE49-F238E27FC236}">
                          <a16:creationId xmlns:a16="http://schemas.microsoft.com/office/drawing/2014/main" id="{689E13A0-2236-2730-9723-9523DFB8920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93720" cy="2327910"/>
                    </a:xfrm>
                    <a:prstGeom prst="rect">
                      <a:avLst/>
                    </a:prstGeom>
                  </pic:spPr>
                </pic:pic>
              </a:graphicData>
            </a:graphic>
            <wp14:sizeRelH relativeFrom="margin">
              <wp14:pctWidth>0</wp14:pctWidth>
            </wp14:sizeRelH>
            <wp14:sizeRelV relativeFrom="margin">
              <wp14:pctHeight>0</wp14:pctHeight>
            </wp14:sizeRelV>
          </wp:anchor>
        </w:drawing>
      </w:r>
      <w:r w:rsidRPr="00BF62DF">
        <w:drawing>
          <wp:anchor distT="0" distB="0" distL="114300" distR="114300" simplePos="0" relativeHeight="251669504" behindDoc="0" locked="0" layoutInCell="1" allowOverlap="1" wp14:anchorId="15A42CE3" wp14:editId="64D939C9">
            <wp:simplePos x="0" y="0"/>
            <wp:positionH relativeFrom="column">
              <wp:posOffset>166370</wp:posOffset>
            </wp:positionH>
            <wp:positionV relativeFrom="paragraph">
              <wp:posOffset>2833370</wp:posOffset>
            </wp:positionV>
            <wp:extent cx="2859405" cy="2238375"/>
            <wp:effectExtent l="0" t="0" r="0" b="9525"/>
            <wp:wrapTopAndBottom/>
            <wp:docPr id="905462057" name="Picture 905462057" descr="A graph of a bar graph&#10;&#10;Description automatically generated with medium confidence">
              <a:extLst xmlns:a="http://schemas.openxmlformats.org/drawingml/2006/main">
                <a:ext uri="{FF2B5EF4-FFF2-40B4-BE49-F238E27FC236}">
                  <a16:creationId xmlns:a16="http://schemas.microsoft.com/office/drawing/2014/main" id="{0357DA75-E7A7-C977-F60A-8E8F80F8D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bar graph&#10;&#10;Description automatically generated with medium confidence">
                      <a:extLst>
                        <a:ext uri="{FF2B5EF4-FFF2-40B4-BE49-F238E27FC236}">
                          <a16:creationId xmlns:a16="http://schemas.microsoft.com/office/drawing/2014/main" id="{0357DA75-E7A7-C977-F60A-8E8F80F8DC7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9405" cy="2238375"/>
                    </a:xfrm>
                    <a:prstGeom prst="rect">
                      <a:avLst/>
                    </a:prstGeom>
                  </pic:spPr>
                </pic:pic>
              </a:graphicData>
            </a:graphic>
            <wp14:sizeRelH relativeFrom="margin">
              <wp14:pctWidth>0</wp14:pctWidth>
            </wp14:sizeRelH>
            <wp14:sizeRelV relativeFrom="margin">
              <wp14:pctHeight>0</wp14:pctHeight>
            </wp14:sizeRelV>
          </wp:anchor>
        </w:drawing>
      </w:r>
      <w:r w:rsidRPr="00BF62DF">
        <w:drawing>
          <wp:anchor distT="0" distB="0" distL="114300" distR="114300" simplePos="0" relativeHeight="251664384" behindDoc="0" locked="0" layoutInCell="1" allowOverlap="1" wp14:anchorId="3EDD3777" wp14:editId="6F59D8A6">
            <wp:simplePos x="0" y="0"/>
            <wp:positionH relativeFrom="column">
              <wp:posOffset>3490595</wp:posOffset>
            </wp:positionH>
            <wp:positionV relativeFrom="paragraph">
              <wp:posOffset>316230</wp:posOffset>
            </wp:positionV>
            <wp:extent cx="2797810" cy="2314575"/>
            <wp:effectExtent l="0" t="0" r="2540" b="9525"/>
            <wp:wrapTopAndBottom/>
            <wp:docPr id="21" name="Picture 20" descr="A graph with blue bars">
              <a:extLst xmlns:a="http://schemas.openxmlformats.org/drawingml/2006/main">
                <a:ext uri="{FF2B5EF4-FFF2-40B4-BE49-F238E27FC236}">
                  <a16:creationId xmlns:a16="http://schemas.microsoft.com/office/drawing/2014/main" id="{D84CB4BE-6169-FA4B-70E5-A01CC6D7FB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graph with blue bars">
                      <a:extLst>
                        <a:ext uri="{FF2B5EF4-FFF2-40B4-BE49-F238E27FC236}">
                          <a16:creationId xmlns:a16="http://schemas.microsoft.com/office/drawing/2014/main" id="{D84CB4BE-6169-FA4B-70E5-A01CC6D7FBF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7810" cy="2314575"/>
                    </a:xfrm>
                    <a:prstGeom prst="rect">
                      <a:avLst/>
                    </a:prstGeom>
                  </pic:spPr>
                </pic:pic>
              </a:graphicData>
            </a:graphic>
            <wp14:sizeRelH relativeFrom="margin">
              <wp14:pctWidth>0</wp14:pctWidth>
            </wp14:sizeRelH>
            <wp14:sizeRelV relativeFrom="margin">
              <wp14:pctHeight>0</wp14:pctHeight>
            </wp14:sizeRelV>
          </wp:anchor>
        </w:drawing>
      </w:r>
      <w:bookmarkEnd w:id="10"/>
    </w:p>
    <w:p w14:paraId="284DB517" w14:textId="4754E4DD" w:rsidR="002942BA" w:rsidRDefault="002942BA" w:rsidP="00BF62DF">
      <w:pPr>
        <w:jc w:val="center"/>
      </w:pPr>
    </w:p>
    <w:p w14:paraId="3AE28A53" w14:textId="2267F156" w:rsidR="00BF62DF" w:rsidRDefault="00BF62DF" w:rsidP="00BF62DF">
      <w:pPr>
        <w:pStyle w:val="Caption"/>
      </w:pPr>
      <w:r>
        <w:t xml:space="preserve">Figure </w:t>
      </w:r>
      <w:r>
        <w:t>11</w:t>
      </w:r>
      <w:r>
        <w:t xml:space="preserve">: </w:t>
      </w:r>
      <w:r w:rsidRPr="0072491D">
        <w:t xml:space="preserve">Normalized importance score's covid features </w:t>
      </w:r>
      <w:r>
        <w:t xml:space="preserve">Activation </w:t>
      </w:r>
      <w:r w:rsidRPr="0072491D">
        <w:t>.</w:t>
      </w:r>
      <w:r w:rsidRPr="00BF62DF">
        <w:t xml:space="preserve"> </w:t>
      </w:r>
      <w:r>
        <w:t xml:space="preserve">      </w:t>
      </w:r>
      <w:r>
        <w:t>Figure 1</w:t>
      </w:r>
      <w:r>
        <w:t>2</w:t>
      </w:r>
      <w:r>
        <w:t xml:space="preserve">: </w:t>
      </w:r>
      <w:r w:rsidRPr="0072491D">
        <w:t>Normalized importance score's covid features</w:t>
      </w:r>
      <w:r>
        <w:t xml:space="preserve"> Prune</w:t>
      </w:r>
      <w:r w:rsidRPr="0072491D">
        <w:t xml:space="preserve"> </w:t>
      </w:r>
      <w:r>
        <w:t>Activation</w:t>
      </w:r>
      <w:r w:rsidRPr="0072491D">
        <w:t>.</w:t>
      </w:r>
    </w:p>
    <w:p w14:paraId="6856BB12" w14:textId="7C90EEE8" w:rsidR="002942BA" w:rsidRPr="00BF62DF" w:rsidRDefault="004D03B0" w:rsidP="00BF62DF">
      <w:pPr>
        <w:ind w:firstLine="144"/>
        <w:rPr>
          <w:sz w:val="20"/>
          <w:szCs w:val="20"/>
        </w:rPr>
      </w:pPr>
      <w:r>
        <w:rPr>
          <w:rFonts w:asciiTheme="majorBidi" w:hAnsiTheme="majorBidi" w:cstheme="majorBidi"/>
          <w:sz w:val="20"/>
          <w:szCs w:val="20"/>
        </w:rPr>
        <w:t>W</w:t>
      </w:r>
      <w:r w:rsidR="002942BA">
        <w:rPr>
          <w:rFonts w:asciiTheme="majorBidi" w:hAnsiTheme="majorBidi" w:cstheme="majorBidi"/>
          <w:sz w:val="20"/>
          <w:szCs w:val="20"/>
        </w:rPr>
        <w:t xml:space="preserve">here the y-axis refers to the feature importance extraction method and the x-axis shows the normalized importance score as calculated be </w:t>
      </w:r>
      <w:r w:rsidR="006443E5">
        <w:rPr>
          <w:rFonts w:asciiTheme="majorBidi" w:hAnsiTheme="majorBidi" w:cstheme="majorBidi"/>
          <w:sz w:val="20"/>
          <w:szCs w:val="20"/>
        </w:rPr>
        <w:t xml:space="preserve">the normalization' </w:t>
      </w:r>
      <w:r w:rsidR="002942BA">
        <w:rPr>
          <w:rFonts w:asciiTheme="majorBidi" w:hAnsiTheme="majorBidi" w:cstheme="majorBidi"/>
          <w:sz w:val="20"/>
          <w:szCs w:val="20"/>
        </w:rPr>
        <w:t>equation . Where is clear that some of the features were giving a normalized score of 1.</w:t>
      </w:r>
      <w:r w:rsidR="00BF62DF">
        <w:rPr>
          <w:sz w:val="20"/>
          <w:szCs w:val="20"/>
        </w:rPr>
        <w:t>and  the Top features change from one method to another.</w:t>
      </w:r>
    </w:p>
    <w:p w14:paraId="56D0937D" w14:textId="77777777" w:rsidR="002942BA" w:rsidRPr="00AD775A" w:rsidRDefault="002942BA" w:rsidP="002942BA">
      <w:pPr>
        <w:pStyle w:val="BodyText"/>
        <w:rPr>
          <w:sz w:val="20"/>
          <w:szCs w:val="20"/>
        </w:rPr>
      </w:pPr>
    </w:p>
    <w:p w14:paraId="740CFDD7" w14:textId="43312576" w:rsidR="006443E5" w:rsidRDefault="002942BA" w:rsidP="0040564C">
      <w:pPr>
        <w:pStyle w:val="Heading2"/>
        <w:jc w:val="center"/>
      </w:pPr>
      <w:r w:rsidRPr="006E2489">
        <w:t>III.</w:t>
      </w:r>
      <w:r>
        <w:t>2</w:t>
      </w:r>
      <w:r w:rsidRPr="006E2489">
        <w:t xml:space="preserve"> </w:t>
      </w:r>
      <w:r w:rsidRPr="002942BA">
        <w:rPr>
          <w:rFonts w:asciiTheme="majorBidi" w:hAnsiTheme="majorBidi" w:cstheme="majorBidi"/>
        </w:rPr>
        <w:t>Auc-Roc Curve Covid-19</w:t>
      </w:r>
    </w:p>
    <w:p w14:paraId="31731B51" w14:textId="77777777" w:rsidR="006443E5" w:rsidRDefault="006443E5" w:rsidP="006443E5">
      <w:pPr>
        <w:rPr>
          <w:rFonts w:asciiTheme="majorBidi" w:hAnsiTheme="majorBidi" w:cstheme="majorBidi"/>
          <w:sz w:val="20"/>
          <w:szCs w:val="20"/>
        </w:rPr>
      </w:pPr>
      <w:r>
        <w:tab/>
      </w:r>
      <w:r>
        <w:rPr>
          <w:rFonts w:asciiTheme="majorBidi" w:hAnsiTheme="majorBidi" w:cstheme="majorBidi"/>
          <w:sz w:val="20"/>
          <w:szCs w:val="20"/>
        </w:rPr>
        <w:t>After obtaining the feature's normalized score's a model that uses only the top 3 features based on the normalized score was produced to check the effect of these features on the model's accuracy thus providing us with measure of evaluation .</w:t>
      </w:r>
    </w:p>
    <w:p w14:paraId="27EBAFCB" w14:textId="77777777" w:rsidR="006443E5" w:rsidRPr="002942BA" w:rsidRDefault="006443E5" w:rsidP="006443E5">
      <w:pPr>
        <w:rPr>
          <w:rFonts w:asciiTheme="majorBidi" w:hAnsiTheme="majorBidi" w:cstheme="majorBidi"/>
          <w:sz w:val="20"/>
          <w:szCs w:val="20"/>
        </w:rPr>
      </w:pPr>
    </w:p>
    <w:tbl>
      <w:tblPr>
        <w:tblStyle w:val="TableGrid"/>
        <w:tblpPr w:leftFromText="180" w:rightFromText="180" w:vertAnchor="text" w:horzAnchor="page" w:tblpX="7151" w:tblpY="986"/>
        <w:tblW w:w="0" w:type="auto"/>
        <w:tblLayout w:type="fixed"/>
        <w:tblLook w:val="04A0" w:firstRow="1" w:lastRow="0" w:firstColumn="1" w:lastColumn="0" w:noHBand="0" w:noVBand="1"/>
      </w:tblPr>
      <w:tblGrid>
        <w:gridCol w:w="1752"/>
        <w:gridCol w:w="1603"/>
      </w:tblGrid>
      <w:tr w:rsidR="006443E5" w14:paraId="7C224BE0" w14:textId="77777777" w:rsidTr="00BF62DF">
        <w:trPr>
          <w:trHeight w:val="571"/>
        </w:trPr>
        <w:tc>
          <w:tcPr>
            <w:tcW w:w="1752" w:type="dxa"/>
            <w:tcBorders>
              <w:top w:val="double" w:sz="7" w:space="0" w:color="auto"/>
              <w:left w:val="double" w:sz="7" w:space="0" w:color="auto"/>
              <w:bottom w:val="double" w:sz="7" w:space="0" w:color="auto"/>
              <w:right w:val="double" w:sz="7" w:space="0" w:color="auto"/>
            </w:tcBorders>
          </w:tcPr>
          <w:p w14:paraId="17C3CF86" w14:textId="77777777" w:rsidR="006443E5" w:rsidRDefault="006443E5" w:rsidP="00D64378">
            <w:pPr>
              <w:jc w:val="center"/>
              <w:rPr>
                <w:rFonts w:ascii="Times New Roman" w:eastAsia="Times New Roman" w:hAnsi="Times New Roman" w:cs="Times New Roman"/>
                <w:sz w:val="20"/>
                <w:szCs w:val="20"/>
              </w:rPr>
            </w:pPr>
            <w:r w:rsidRPr="253B435D">
              <w:rPr>
                <w:rFonts w:ascii="Times New Roman" w:eastAsia="Times New Roman" w:hAnsi="Times New Roman" w:cs="Times New Roman"/>
                <w:sz w:val="20"/>
                <w:szCs w:val="20"/>
              </w:rPr>
              <w:lastRenderedPageBreak/>
              <w:t>Feature importance method</w:t>
            </w:r>
          </w:p>
        </w:tc>
        <w:tc>
          <w:tcPr>
            <w:tcW w:w="1603" w:type="dxa"/>
            <w:tcBorders>
              <w:top w:val="double" w:sz="7" w:space="0" w:color="auto"/>
              <w:left w:val="double" w:sz="7" w:space="0" w:color="auto"/>
              <w:bottom w:val="double" w:sz="7" w:space="0" w:color="auto"/>
              <w:right w:val="double" w:sz="7" w:space="0" w:color="auto"/>
            </w:tcBorders>
          </w:tcPr>
          <w:p w14:paraId="4DFCF3D0" w14:textId="77777777" w:rsidR="006443E5" w:rsidRDefault="006443E5" w:rsidP="00D64378">
            <w:pPr>
              <w:rPr>
                <w:rFonts w:ascii="Times New Roman" w:eastAsia="Times New Roman" w:hAnsi="Times New Roman" w:cs="Times New Roman"/>
                <w:sz w:val="20"/>
                <w:szCs w:val="20"/>
              </w:rPr>
            </w:pPr>
            <w:r w:rsidRPr="2E51E8A3">
              <w:rPr>
                <w:rFonts w:ascii="Times New Roman" w:eastAsia="Times New Roman" w:hAnsi="Times New Roman" w:cs="Times New Roman"/>
                <w:sz w:val="20"/>
                <w:szCs w:val="20"/>
              </w:rPr>
              <w:t>AUC Score</w:t>
            </w:r>
          </w:p>
        </w:tc>
      </w:tr>
      <w:tr w:rsidR="006443E5" w14:paraId="445AE010" w14:textId="77777777" w:rsidTr="00BF62DF">
        <w:trPr>
          <w:trHeight w:val="571"/>
        </w:trPr>
        <w:tc>
          <w:tcPr>
            <w:tcW w:w="1752" w:type="dxa"/>
            <w:tcBorders>
              <w:top w:val="double" w:sz="7" w:space="0" w:color="auto"/>
              <w:left w:val="double" w:sz="7" w:space="0" w:color="auto"/>
              <w:bottom w:val="single" w:sz="8" w:space="0" w:color="auto"/>
              <w:right w:val="double" w:sz="7" w:space="0" w:color="auto"/>
            </w:tcBorders>
          </w:tcPr>
          <w:p w14:paraId="4AC5BDFF" w14:textId="06A46A1F" w:rsidR="006443E5" w:rsidRDefault="00BF62DF" w:rsidP="00D64378">
            <w:pPr>
              <w:jc w:val="center"/>
              <w:rPr>
                <w:rFonts w:ascii="Times New Roman" w:eastAsia="Times New Roman" w:hAnsi="Times New Roman" w:cs="Times New Roman"/>
                <w:sz w:val="20"/>
                <w:szCs w:val="20"/>
              </w:rPr>
            </w:pPr>
            <w:r w:rsidRPr="253B435D">
              <w:rPr>
                <w:rFonts w:ascii="Times New Roman" w:eastAsia="Times New Roman" w:hAnsi="Times New Roman" w:cs="Times New Roman"/>
                <w:sz w:val="20"/>
                <w:szCs w:val="20"/>
              </w:rPr>
              <w:t>S</w:t>
            </w:r>
            <w:r>
              <w:rPr>
                <w:rFonts w:ascii="Times New Roman" w:eastAsia="Times New Roman" w:hAnsi="Times New Roman" w:cs="Times New Roman"/>
                <w:sz w:val="20"/>
                <w:szCs w:val="20"/>
              </w:rPr>
              <w:t>ensitivity</w:t>
            </w:r>
          </w:p>
        </w:tc>
        <w:tc>
          <w:tcPr>
            <w:tcW w:w="1603" w:type="dxa"/>
            <w:tcBorders>
              <w:top w:val="double" w:sz="7" w:space="0" w:color="auto"/>
              <w:left w:val="double" w:sz="7" w:space="0" w:color="auto"/>
              <w:bottom w:val="single" w:sz="8" w:space="0" w:color="auto"/>
              <w:right w:val="double" w:sz="7" w:space="0" w:color="auto"/>
            </w:tcBorders>
          </w:tcPr>
          <w:p w14:paraId="1F16AF96" w14:textId="309B0094" w:rsidR="006443E5" w:rsidRDefault="006443E5" w:rsidP="00D64378">
            <w:pPr>
              <w:jc w:val="center"/>
              <w:rPr>
                <w:rFonts w:ascii="Times New Roman" w:eastAsia="Times New Roman" w:hAnsi="Times New Roman" w:cs="Times New Roman"/>
                <w:sz w:val="20"/>
                <w:szCs w:val="20"/>
              </w:rPr>
            </w:pPr>
            <w:r w:rsidRPr="6A2C4ADA">
              <w:rPr>
                <w:rFonts w:ascii="Times New Roman" w:eastAsia="Times New Roman" w:hAnsi="Times New Roman" w:cs="Times New Roman"/>
                <w:sz w:val="20"/>
                <w:szCs w:val="20"/>
              </w:rPr>
              <w:t>0.8</w:t>
            </w:r>
            <w:r w:rsidR="00BF62DF">
              <w:rPr>
                <w:rFonts w:ascii="Times New Roman" w:eastAsia="Times New Roman" w:hAnsi="Times New Roman" w:cs="Times New Roman"/>
                <w:sz w:val="20"/>
                <w:szCs w:val="20"/>
              </w:rPr>
              <w:t>5</w:t>
            </w:r>
          </w:p>
        </w:tc>
      </w:tr>
      <w:tr w:rsidR="006443E5" w14:paraId="17D2C498" w14:textId="77777777" w:rsidTr="00BF62DF">
        <w:trPr>
          <w:trHeight w:val="549"/>
        </w:trPr>
        <w:tc>
          <w:tcPr>
            <w:tcW w:w="1752" w:type="dxa"/>
            <w:tcBorders>
              <w:top w:val="single" w:sz="8" w:space="0" w:color="auto"/>
              <w:left w:val="double" w:sz="7" w:space="0" w:color="auto"/>
              <w:bottom w:val="single" w:sz="8" w:space="0" w:color="auto"/>
              <w:right w:val="double" w:sz="7" w:space="0" w:color="auto"/>
            </w:tcBorders>
          </w:tcPr>
          <w:p w14:paraId="6D52A618" w14:textId="13D9087C" w:rsidR="006443E5" w:rsidRDefault="00BF62DF" w:rsidP="00D6437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Activation</w:t>
            </w:r>
          </w:p>
        </w:tc>
        <w:tc>
          <w:tcPr>
            <w:tcW w:w="1603" w:type="dxa"/>
            <w:tcBorders>
              <w:top w:val="single" w:sz="8" w:space="0" w:color="auto"/>
              <w:left w:val="double" w:sz="7" w:space="0" w:color="auto"/>
              <w:bottom w:val="single" w:sz="8" w:space="0" w:color="auto"/>
              <w:right w:val="double" w:sz="7" w:space="0" w:color="auto"/>
            </w:tcBorders>
          </w:tcPr>
          <w:p w14:paraId="16BAD038" w14:textId="08273938" w:rsidR="006443E5" w:rsidRDefault="006443E5" w:rsidP="00D64378">
            <w:pPr>
              <w:jc w:val="center"/>
              <w:rPr>
                <w:rFonts w:ascii="Times New Roman" w:eastAsia="Times New Roman" w:hAnsi="Times New Roman" w:cs="Times New Roman"/>
                <w:sz w:val="20"/>
                <w:szCs w:val="20"/>
              </w:rPr>
            </w:pPr>
            <w:r w:rsidRPr="253B435D">
              <w:rPr>
                <w:rFonts w:ascii="Times New Roman" w:eastAsia="Times New Roman" w:hAnsi="Times New Roman" w:cs="Times New Roman"/>
                <w:sz w:val="20"/>
                <w:szCs w:val="20"/>
              </w:rPr>
              <w:t>0.74</w:t>
            </w:r>
          </w:p>
        </w:tc>
      </w:tr>
      <w:tr w:rsidR="006443E5" w14:paraId="7CF4E090" w14:textId="77777777" w:rsidTr="00BF62DF">
        <w:trPr>
          <w:trHeight w:val="571"/>
        </w:trPr>
        <w:tc>
          <w:tcPr>
            <w:tcW w:w="1752" w:type="dxa"/>
            <w:tcBorders>
              <w:top w:val="single" w:sz="8" w:space="0" w:color="auto"/>
              <w:left w:val="double" w:sz="7" w:space="0" w:color="auto"/>
              <w:bottom w:val="single" w:sz="8" w:space="0" w:color="auto"/>
              <w:right w:val="double" w:sz="7" w:space="0" w:color="auto"/>
            </w:tcBorders>
          </w:tcPr>
          <w:p w14:paraId="0BCCC34E" w14:textId="5A7A1367" w:rsidR="006443E5" w:rsidRDefault="00BF62DF" w:rsidP="00D6437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Prune</w:t>
            </w:r>
          </w:p>
        </w:tc>
        <w:tc>
          <w:tcPr>
            <w:tcW w:w="1603" w:type="dxa"/>
            <w:tcBorders>
              <w:top w:val="single" w:sz="8" w:space="0" w:color="auto"/>
              <w:left w:val="double" w:sz="7" w:space="0" w:color="auto"/>
              <w:bottom w:val="single" w:sz="8" w:space="0" w:color="auto"/>
              <w:right w:val="double" w:sz="7" w:space="0" w:color="auto"/>
            </w:tcBorders>
          </w:tcPr>
          <w:p w14:paraId="496D30C5" w14:textId="298262CB" w:rsidR="006443E5" w:rsidRDefault="006443E5" w:rsidP="00D64378">
            <w:pPr>
              <w:jc w:val="center"/>
              <w:rPr>
                <w:rFonts w:ascii="Times New Roman" w:eastAsia="Times New Roman" w:hAnsi="Times New Roman" w:cs="Times New Roman"/>
                <w:sz w:val="20"/>
                <w:szCs w:val="20"/>
              </w:rPr>
            </w:pPr>
            <w:r w:rsidRPr="253B435D">
              <w:rPr>
                <w:rFonts w:ascii="Times New Roman" w:eastAsia="Times New Roman" w:hAnsi="Times New Roman" w:cs="Times New Roman"/>
                <w:sz w:val="20"/>
                <w:szCs w:val="20"/>
              </w:rPr>
              <w:t>0.</w:t>
            </w:r>
            <w:r w:rsidR="00BF62DF">
              <w:rPr>
                <w:rFonts w:ascii="Times New Roman" w:eastAsia="Times New Roman" w:hAnsi="Times New Roman" w:cs="Times New Roman"/>
                <w:sz w:val="20"/>
                <w:szCs w:val="20"/>
              </w:rPr>
              <w:t>61</w:t>
            </w:r>
          </w:p>
        </w:tc>
      </w:tr>
      <w:tr w:rsidR="006443E5" w14:paraId="4EFD26EF" w14:textId="77777777" w:rsidTr="00BF62DF">
        <w:trPr>
          <w:trHeight w:val="571"/>
        </w:trPr>
        <w:tc>
          <w:tcPr>
            <w:tcW w:w="1752" w:type="dxa"/>
            <w:tcBorders>
              <w:top w:val="single" w:sz="8" w:space="0" w:color="auto"/>
              <w:left w:val="double" w:sz="7" w:space="0" w:color="auto"/>
              <w:bottom w:val="double" w:sz="7" w:space="0" w:color="auto"/>
              <w:right w:val="double" w:sz="7" w:space="0" w:color="auto"/>
            </w:tcBorders>
          </w:tcPr>
          <w:p w14:paraId="5957DCD6" w14:textId="09E85C49" w:rsidR="006443E5" w:rsidRDefault="00BF62DF" w:rsidP="00D6437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Gradient</w:t>
            </w:r>
          </w:p>
        </w:tc>
        <w:tc>
          <w:tcPr>
            <w:tcW w:w="1603" w:type="dxa"/>
            <w:tcBorders>
              <w:top w:val="single" w:sz="8" w:space="0" w:color="auto"/>
              <w:left w:val="double" w:sz="7" w:space="0" w:color="auto"/>
              <w:bottom w:val="double" w:sz="7" w:space="0" w:color="auto"/>
              <w:right w:val="double" w:sz="7" w:space="0" w:color="auto"/>
            </w:tcBorders>
          </w:tcPr>
          <w:p w14:paraId="1ABFE692" w14:textId="32292414" w:rsidR="006443E5" w:rsidRDefault="006443E5" w:rsidP="00D64378">
            <w:pPr>
              <w:jc w:val="center"/>
              <w:rPr>
                <w:rFonts w:ascii="Times New Roman" w:eastAsia="Times New Roman" w:hAnsi="Times New Roman" w:cs="Times New Roman"/>
                <w:sz w:val="20"/>
                <w:szCs w:val="20"/>
              </w:rPr>
            </w:pPr>
            <w:r w:rsidRPr="253B435D">
              <w:rPr>
                <w:rFonts w:ascii="Times New Roman" w:eastAsia="Times New Roman" w:hAnsi="Times New Roman" w:cs="Times New Roman"/>
                <w:sz w:val="20"/>
                <w:szCs w:val="20"/>
              </w:rPr>
              <w:t>0.58</w:t>
            </w:r>
          </w:p>
        </w:tc>
      </w:tr>
    </w:tbl>
    <w:p w14:paraId="60CB8BFE" w14:textId="7A5F1A4A" w:rsidR="006443E5" w:rsidRPr="002942BA" w:rsidRDefault="00BF62DF" w:rsidP="006443E5">
      <w:pPr>
        <w:pStyle w:val="Caption"/>
        <w:keepNext/>
        <w:rPr>
          <w:b/>
          <w:bCs/>
        </w:rPr>
      </w:pPr>
      <w:bookmarkStart w:id="11" w:name="_Ref115692861"/>
      <w:bookmarkStart w:id="12" w:name="_Ref117582898"/>
      <w:r w:rsidRPr="00BF62DF">
        <w:drawing>
          <wp:anchor distT="0" distB="0" distL="114300" distR="114300" simplePos="0" relativeHeight="251672576" behindDoc="0" locked="0" layoutInCell="1" allowOverlap="1" wp14:anchorId="71A58DD5" wp14:editId="3092C9E5">
            <wp:simplePos x="0" y="0"/>
            <wp:positionH relativeFrom="margin">
              <wp:align>left</wp:align>
            </wp:positionH>
            <wp:positionV relativeFrom="paragraph">
              <wp:posOffset>494030</wp:posOffset>
            </wp:positionV>
            <wp:extent cx="3803650" cy="2307590"/>
            <wp:effectExtent l="0" t="0" r="6350" b="0"/>
            <wp:wrapTopAndBottom/>
            <wp:docPr id="1239171873" name="Picture 1239171873" descr="A graph with different colored lines&#10;&#10;Description automatically generated">
              <a:extLst xmlns:a="http://schemas.openxmlformats.org/drawingml/2006/main">
                <a:ext uri="{FF2B5EF4-FFF2-40B4-BE49-F238E27FC236}">
                  <a16:creationId xmlns:a16="http://schemas.microsoft.com/office/drawing/2014/main" id="{F8180F4A-8E7E-94A8-6E32-AED7074E1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with different colored lines&#10;&#10;Description automatically generated">
                      <a:extLst>
                        <a:ext uri="{FF2B5EF4-FFF2-40B4-BE49-F238E27FC236}">
                          <a16:creationId xmlns:a16="http://schemas.microsoft.com/office/drawing/2014/main" id="{F8180F4A-8E7E-94A8-6E32-AED7074E11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03650" cy="2307590"/>
                    </a:xfrm>
                    <a:prstGeom prst="rect">
                      <a:avLst/>
                    </a:prstGeom>
                  </pic:spPr>
                </pic:pic>
              </a:graphicData>
            </a:graphic>
            <wp14:sizeRelH relativeFrom="margin">
              <wp14:pctWidth>0</wp14:pctWidth>
            </wp14:sizeRelH>
            <wp14:sizeRelV relativeFrom="margin">
              <wp14:pctHeight>0</wp14:pctHeight>
            </wp14:sizeRelV>
          </wp:anchor>
        </w:drawing>
      </w:r>
      <w:r w:rsidR="006443E5" w:rsidRPr="002942BA">
        <w:rPr>
          <w:b/>
          <w:bCs/>
        </w:rPr>
        <w:t xml:space="preserve">Figure </w:t>
      </w:r>
      <w:bookmarkEnd w:id="11"/>
      <w:r w:rsidR="00DC681F">
        <w:rPr>
          <w:b/>
          <w:bCs/>
        </w:rPr>
        <w:t>13</w:t>
      </w:r>
      <w:r w:rsidR="006443E5" w:rsidRPr="002942BA">
        <w:rPr>
          <w:b/>
          <w:bCs/>
          <w:noProof/>
        </w:rPr>
        <w:t>:Roc curve for each method based on top 3  covid features</w:t>
      </w:r>
      <w:r w:rsidR="006443E5" w:rsidRPr="002942BA">
        <w:rPr>
          <w:b/>
          <w:bCs/>
        </w:rPr>
        <w:t xml:space="preserve">                              Table </w:t>
      </w:r>
      <w:r w:rsidR="006443E5" w:rsidRPr="002942BA">
        <w:rPr>
          <w:b/>
          <w:bCs/>
        </w:rPr>
        <w:fldChar w:fldCharType="begin"/>
      </w:r>
      <w:r w:rsidR="006443E5" w:rsidRPr="002942BA">
        <w:rPr>
          <w:b/>
          <w:bCs/>
        </w:rPr>
        <w:instrText xml:space="preserve"> SEQ Table \* ARABIC </w:instrText>
      </w:r>
      <w:r w:rsidR="006443E5" w:rsidRPr="002942BA">
        <w:rPr>
          <w:b/>
          <w:bCs/>
        </w:rPr>
        <w:fldChar w:fldCharType="separate"/>
      </w:r>
      <w:r w:rsidR="009A5D0D">
        <w:rPr>
          <w:b/>
          <w:bCs/>
          <w:noProof/>
        </w:rPr>
        <w:t>1</w:t>
      </w:r>
      <w:r w:rsidR="006443E5" w:rsidRPr="002942BA">
        <w:rPr>
          <w:b/>
          <w:bCs/>
        </w:rPr>
        <w:fldChar w:fldCharType="end"/>
      </w:r>
      <w:r w:rsidR="006443E5" w:rsidRPr="002942BA">
        <w:rPr>
          <w:b/>
          <w:bCs/>
          <w:noProof/>
        </w:rPr>
        <w:t>:Auc scores for each method based on top 3 features</w:t>
      </w:r>
      <w:bookmarkEnd w:id="12"/>
    </w:p>
    <w:p w14:paraId="7BC6820F" w14:textId="69D37729" w:rsidR="006443E5" w:rsidRPr="002942BA" w:rsidRDefault="00000000" w:rsidP="006443E5">
      <w:r>
        <w:rPr>
          <w:i/>
          <w:noProof/>
          <w:sz w:val="20"/>
          <w:szCs w:val="20"/>
          <w:vertAlign w:val="superscript"/>
        </w:rPr>
        <w:pict w14:anchorId="7984BB29">
          <v:rect id="_x0000_i1757" alt="" style="width:468pt;height:.05pt;mso-width-percent:0;mso-height-percent:0;mso-width-percent:0;mso-height-percent:0" o:hrstd="t" o:hrnoshade="t" o:hr="t" fillcolor="#a0a0a0" stroked="f"/>
        </w:pict>
      </w:r>
    </w:p>
    <w:p w14:paraId="09788425" w14:textId="532EE411" w:rsidR="006443E5" w:rsidRPr="006E2489" w:rsidRDefault="006443E5" w:rsidP="00BF62DF">
      <w:pPr>
        <w:jc w:val="center"/>
      </w:pPr>
    </w:p>
    <w:p w14:paraId="6F723B4E" w14:textId="404C622E" w:rsidR="006443E5" w:rsidRPr="006E2489" w:rsidRDefault="006443E5" w:rsidP="006443E5"/>
    <w:p w14:paraId="0C5A2490" w14:textId="77777777" w:rsidR="006443E5" w:rsidRPr="006E2489" w:rsidRDefault="006443E5" w:rsidP="006443E5">
      <w:r>
        <w:tab/>
      </w:r>
    </w:p>
    <w:p w14:paraId="79395A49" w14:textId="05265A4D" w:rsidR="006443E5" w:rsidRPr="006443E5" w:rsidRDefault="006443E5" w:rsidP="006443E5">
      <w:pPr>
        <w:rPr>
          <w:rFonts w:asciiTheme="majorBidi" w:hAnsiTheme="majorBidi" w:cstheme="majorBidi"/>
          <w:sz w:val="20"/>
          <w:szCs w:val="20"/>
        </w:rPr>
      </w:pPr>
      <w:r w:rsidRPr="006443E5">
        <w:tab/>
      </w:r>
      <w:r w:rsidRPr="006443E5">
        <w:rPr>
          <w:rFonts w:asciiTheme="majorBidi" w:hAnsiTheme="majorBidi" w:cstheme="majorBidi"/>
          <w:sz w:val="20"/>
          <w:szCs w:val="20"/>
        </w:rPr>
        <w:t xml:space="preserve">Where the Y-axis refer to True positive rate and the X-axis is the False positive rate , while each dataset represents the method off </w:t>
      </w:r>
      <w:r>
        <w:rPr>
          <w:rFonts w:asciiTheme="majorBidi" w:hAnsiTheme="majorBidi" w:cstheme="majorBidi"/>
          <w:sz w:val="20"/>
          <w:szCs w:val="20"/>
        </w:rPr>
        <w:t xml:space="preserve">evaluation </w:t>
      </w:r>
      <w:r w:rsidRPr="006443E5">
        <w:rPr>
          <w:rFonts w:asciiTheme="majorBidi" w:hAnsiTheme="majorBidi" w:cstheme="majorBidi"/>
          <w:sz w:val="20"/>
          <w:szCs w:val="20"/>
        </w:rPr>
        <w:t>(</w:t>
      </w:r>
      <w:r w:rsidR="00DC681F">
        <w:rPr>
          <w:rFonts w:asciiTheme="majorBidi" w:hAnsiTheme="majorBidi" w:cstheme="majorBidi"/>
          <w:b/>
          <w:bCs/>
          <w:color w:val="1F497D" w:themeColor="text2"/>
          <w:sz w:val="20"/>
          <w:szCs w:val="20"/>
        </w:rPr>
        <w:t xml:space="preserve">Figure 13 </w:t>
      </w:r>
      <w:r w:rsidRPr="006443E5">
        <w:rPr>
          <w:rFonts w:asciiTheme="majorBidi" w:hAnsiTheme="majorBidi" w:cstheme="majorBidi"/>
          <w:sz w:val="20"/>
          <w:szCs w:val="20"/>
        </w:rPr>
        <w:t xml:space="preserve">)  </w:t>
      </w:r>
      <w:r>
        <w:rPr>
          <w:rFonts w:asciiTheme="majorBidi" w:hAnsiTheme="majorBidi" w:cstheme="majorBidi"/>
          <w:sz w:val="20"/>
          <w:szCs w:val="20"/>
        </w:rPr>
        <w:t xml:space="preserve"> .T</w:t>
      </w:r>
      <w:r w:rsidRPr="006443E5">
        <w:rPr>
          <w:rFonts w:asciiTheme="majorBidi" w:hAnsiTheme="majorBidi" w:cstheme="majorBidi"/>
          <w:sz w:val="20"/>
          <w:szCs w:val="20"/>
        </w:rPr>
        <w:t xml:space="preserve">he dataset generated with the top 3 features from </w:t>
      </w:r>
      <w:proofErr w:type="spellStart"/>
      <w:r w:rsidRPr="006443E5">
        <w:rPr>
          <w:rFonts w:asciiTheme="majorBidi" w:hAnsiTheme="majorBidi" w:cstheme="majorBidi"/>
          <w:sz w:val="20"/>
          <w:szCs w:val="20"/>
        </w:rPr>
        <w:t>S</w:t>
      </w:r>
      <w:r w:rsidR="00C63F93">
        <w:rPr>
          <w:rFonts w:asciiTheme="majorBidi" w:hAnsiTheme="majorBidi" w:cstheme="majorBidi"/>
          <w:sz w:val="20"/>
          <w:szCs w:val="20"/>
        </w:rPr>
        <w:t>enstivity</w:t>
      </w:r>
      <w:proofErr w:type="spellEnd"/>
      <w:r w:rsidRPr="006443E5">
        <w:rPr>
          <w:rFonts w:asciiTheme="majorBidi" w:hAnsiTheme="majorBidi" w:cstheme="majorBidi"/>
          <w:sz w:val="20"/>
          <w:szCs w:val="20"/>
        </w:rPr>
        <w:t xml:space="preserve"> normalized feature importance's produced the best AUC score as shown in </w:t>
      </w:r>
      <w:r w:rsidR="00447CCD">
        <w:rPr>
          <w:rFonts w:asciiTheme="majorBidi" w:hAnsiTheme="majorBidi" w:cstheme="majorBidi"/>
          <w:sz w:val="20"/>
          <w:szCs w:val="20"/>
        </w:rPr>
        <w:t xml:space="preserve">Table 1 </w:t>
      </w:r>
      <w:r w:rsidRPr="006443E5">
        <w:rPr>
          <w:rFonts w:asciiTheme="majorBidi" w:hAnsiTheme="majorBidi" w:cstheme="majorBidi"/>
          <w:sz w:val="20"/>
          <w:szCs w:val="20"/>
        </w:rPr>
        <w:t>(</w:t>
      </w:r>
      <w:r w:rsidR="00447CCD" w:rsidRPr="00447CCD">
        <w:rPr>
          <w:rFonts w:asciiTheme="majorBidi" w:hAnsiTheme="majorBidi" w:cstheme="majorBidi"/>
          <w:color w:val="1F497D" w:themeColor="text2"/>
          <w:sz w:val="20"/>
          <w:szCs w:val="20"/>
        </w:rPr>
        <w:fldChar w:fldCharType="begin"/>
      </w:r>
      <w:r w:rsidR="00447CCD" w:rsidRPr="00447CCD">
        <w:rPr>
          <w:rFonts w:asciiTheme="majorBidi" w:hAnsiTheme="majorBidi" w:cstheme="majorBidi"/>
          <w:color w:val="1F497D" w:themeColor="text2"/>
          <w:sz w:val="20"/>
          <w:szCs w:val="20"/>
        </w:rPr>
        <w:instrText xml:space="preserve"> REF _Ref117582898 \p \h </w:instrText>
      </w:r>
      <w:r w:rsidR="00447CCD" w:rsidRPr="00447CCD">
        <w:rPr>
          <w:rFonts w:asciiTheme="majorBidi" w:hAnsiTheme="majorBidi" w:cstheme="majorBidi"/>
          <w:color w:val="1F497D" w:themeColor="text2"/>
          <w:sz w:val="20"/>
          <w:szCs w:val="20"/>
        </w:rPr>
      </w:r>
      <w:r w:rsidR="00447CCD" w:rsidRPr="00447CCD">
        <w:rPr>
          <w:rFonts w:asciiTheme="majorBidi" w:hAnsiTheme="majorBidi" w:cstheme="majorBidi"/>
          <w:color w:val="1F497D" w:themeColor="text2"/>
          <w:sz w:val="20"/>
          <w:szCs w:val="20"/>
        </w:rPr>
        <w:fldChar w:fldCharType="separate"/>
      </w:r>
      <w:r w:rsidR="00447CCD" w:rsidRPr="00447CCD">
        <w:rPr>
          <w:rFonts w:asciiTheme="majorBidi" w:hAnsiTheme="majorBidi" w:cstheme="majorBidi"/>
          <w:color w:val="1F497D" w:themeColor="text2"/>
          <w:sz w:val="20"/>
          <w:szCs w:val="20"/>
        </w:rPr>
        <w:t>above</w:t>
      </w:r>
      <w:r w:rsidR="00447CCD" w:rsidRPr="00447CCD">
        <w:rPr>
          <w:rFonts w:asciiTheme="majorBidi" w:hAnsiTheme="majorBidi" w:cstheme="majorBidi"/>
          <w:color w:val="1F497D" w:themeColor="text2"/>
          <w:sz w:val="20"/>
          <w:szCs w:val="20"/>
        </w:rPr>
        <w:fldChar w:fldCharType="end"/>
      </w:r>
      <w:r w:rsidRPr="006443E5">
        <w:rPr>
          <w:rFonts w:asciiTheme="majorBidi" w:hAnsiTheme="majorBidi" w:cstheme="majorBidi"/>
          <w:sz w:val="20"/>
          <w:szCs w:val="20"/>
        </w:rPr>
        <w:t>)</w:t>
      </w:r>
      <w:r>
        <w:rPr>
          <w:rFonts w:asciiTheme="majorBidi" w:hAnsiTheme="majorBidi" w:cstheme="majorBidi"/>
          <w:sz w:val="20"/>
          <w:szCs w:val="20"/>
        </w:rPr>
        <w:t>.</w:t>
      </w:r>
    </w:p>
    <w:p w14:paraId="52528503" w14:textId="77777777" w:rsidR="006443E5" w:rsidRPr="00AD775A" w:rsidRDefault="006443E5" w:rsidP="006443E5">
      <w:pPr>
        <w:pStyle w:val="BodyText"/>
        <w:rPr>
          <w:sz w:val="20"/>
          <w:szCs w:val="20"/>
        </w:rPr>
      </w:pPr>
    </w:p>
    <w:p w14:paraId="5F1F31D9" w14:textId="4F76F4E9" w:rsidR="004F3E77" w:rsidRDefault="006443E5" w:rsidP="0040564C">
      <w:pPr>
        <w:pStyle w:val="Heading2"/>
        <w:jc w:val="center"/>
      </w:pPr>
      <w:r>
        <w:t>III.3 Blood Stream model</w:t>
      </w:r>
    </w:p>
    <w:p w14:paraId="4AC84991" w14:textId="5417A6EE" w:rsidR="004F3E77" w:rsidRDefault="004F3E77" w:rsidP="004F3E77">
      <w:pPr>
        <w:rPr>
          <w:rFonts w:asciiTheme="majorBidi" w:hAnsiTheme="majorBidi" w:cstheme="majorBidi"/>
          <w:sz w:val="20"/>
          <w:szCs w:val="20"/>
        </w:rPr>
      </w:pPr>
      <w:r>
        <w:tab/>
      </w:r>
      <w:r w:rsidRPr="006443E5">
        <w:rPr>
          <w:rFonts w:asciiTheme="majorBidi" w:hAnsiTheme="majorBidi" w:cstheme="majorBidi"/>
          <w:sz w:val="20"/>
          <w:szCs w:val="20"/>
        </w:rPr>
        <w:t>After running bloodstream dataset in the model, a feature importance plot was produced. As can be seen in</w:t>
      </w:r>
      <w:r w:rsidR="00447CCD">
        <w:rPr>
          <w:rFonts w:asciiTheme="majorBidi" w:hAnsiTheme="majorBidi" w:cstheme="majorBidi"/>
          <w:sz w:val="20"/>
          <w:szCs w:val="20"/>
        </w:rPr>
        <w:t xml:space="preserve"> </w:t>
      </w:r>
      <w:r w:rsidR="006A1982">
        <w:rPr>
          <w:rFonts w:asciiTheme="majorBidi" w:hAnsiTheme="majorBidi" w:cstheme="majorBidi"/>
          <w:sz w:val="20"/>
          <w:szCs w:val="20"/>
        </w:rPr>
        <w:t xml:space="preserve">below </w:t>
      </w:r>
      <w:r w:rsidRPr="006443E5">
        <w:rPr>
          <w:rFonts w:asciiTheme="majorBidi" w:hAnsiTheme="majorBidi" w:cstheme="majorBidi"/>
          <w:sz w:val="20"/>
          <w:szCs w:val="20"/>
        </w:rPr>
        <w:t>where the y-axis refers to the feature importance extraction method and the x-axis shows the normalized importance score as calculated be equation . Where is clear that some methods gave most of features a normalized score of 1</w:t>
      </w:r>
      <w:r>
        <w:rPr>
          <w:rFonts w:asciiTheme="majorBidi" w:hAnsiTheme="majorBidi" w:cstheme="majorBidi"/>
          <w:sz w:val="20"/>
          <w:szCs w:val="20"/>
        </w:rPr>
        <w:t xml:space="preserve"> </w:t>
      </w:r>
      <w:r w:rsidRPr="006443E5">
        <w:rPr>
          <w:rFonts w:asciiTheme="majorBidi" w:hAnsiTheme="majorBidi" w:cstheme="majorBidi"/>
          <w:sz w:val="20"/>
          <w:szCs w:val="20"/>
        </w:rPr>
        <w:t>(where 1 is the maximum score meaning this feature has maximum effect on the model forecast). while most gave it for only one feature.</w:t>
      </w:r>
    </w:p>
    <w:p w14:paraId="00BB238F" w14:textId="6003A25F" w:rsidR="004F3E77" w:rsidRPr="002942BA" w:rsidRDefault="004F3E77" w:rsidP="004F3E77">
      <w:pPr>
        <w:rPr>
          <w:rFonts w:asciiTheme="majorBidi" w:hAnsiTheme="majorBidi" w:cstheme="majorBidi"/>
          <w:sz w:val="20"/>
          <w:szCs w:val="20"/>
        </w:rPr>
      </w:pPr>
    </w:p>
    <w:p w14:paraId="264FDD4C" w14:textId="7372797C" w:rsidR="004F3E77" w:rsidRPr="002942BA" w:rsidRDefault="004F3E77" w:rsidP="004F3E77"/>
    <w:p w14:paraId="60E976DD" w14:textId="4F9FB260" w:rsidR="004F3E77" w:rsidRPr="006443E5" w:rsidRDefault="00C63F93" w:rsidP="00C63F93">
      <w:pPr>
        <w:pStyle w:val="Caption"/>
        <w:keepNext/>
      </w:pPr>
      <w:bookmarkStart w:id="13" w:name="_Ref115692916"/>
      <w:r>
        <w:rPr>
          <w:noProof/>
        </w:rPr>
        <mc:AlternateContent>
          <mc:Choice Requires="wps">
            <w:drawing>
              <wp:anchor distT="0" distB="0" distL="114300" distR="114300" simplePos="0" relativeHeight="251676672" behindDoc="0" locked="0" layoutInCell="1" allowOverlap="1" wp14:anchorId="3C8AF387" wp14:editId="7C1C94D3">
                <wp:simplePos x="0" y="0"/>
                <wp:positionH relativeFrom="column">
                  <wp:posOffset>3873500</wp:posOffset>
                </wp:positionH>
                <wp:positionV relativeFrom="paragraph">
                  <wp:posOffset>13970</wp:posOffset>
                </wp:positionV>
                <wp:extent cx="3181350" cy="254000"/>
                <wp:effectExtent l="0" t="0" r="19050" b="12700"/>
                <wp:wrapNone/>
                <wp:docPr id="2126054164" name="Text Box 3"/>
                <wp:cNvGraphicFramePr/>
                <a:graphic xmlns:a="http://schemas.openxmlformats.org/drawingml/2006/main">
                  <a:graphicData uri="http://schemas.microsoft.com/office/word/2010/wordprocessingShape">
                    <wps:wsp>
                      <wps:cNvSpPr txBox="1"/>
                      <wps:spPr>
                        <a:xfrm>
                          <a:off x="0" y="0"/>
                          <a:ext cx="3181350" cy="254000"/>
                        </a:xfrm>
                        <a:prstGeom prst="rect">
                          <a:avLst/>
                        </a:prstGeom>
                        <a:solidFill>
                          <a:schemeClr val="lt1"/>
                        </a:solidFill>
                        <a:ln w="6350">
                          <a:solidFill>
                            <a:schemeClr val="bg1"/>
                          </a:solidFill>
                        </a:ln>
                      </wps:spPr>
                      <wps:txbx>
                        <w:txbxContent>
                          <w:p w14:paraId="49CA88DC" w14:textId="35C8EBD8" w:rsidR="00C63F93" w:rsidRPr="00C63F93" w:rsidRDefault="00C63F93">
                            <w:pPr>
                              <w:rPr>
                                <w:rFonts w:asciiTheme="majorHAnsi" w:hAnsiTheme="majorHAnsi" w:cstheme="minorHAnsi"/>
                                <w:i/>
                                <w:iCs/>
                                <w:color w:val="365F91" w:themeColor="accent1" w:themeShade="BF"/>
                                <w:sz w:val="16"/>
                                <w:szCs w:val="16"/>
                              </w:rPr>
                            </w:pPr>
                            <w:r w:rsidRPr="00C63F93">
                              <w:rPr>
                                <w:rFonts w:asciiTheme="majorHAnsi" w:hAnsiTheme="majorHAnsi" w:cstheme="minorHAnsi"/>
                                <w:i/>
                                <w:iCs/>
                                <w:color w:val="365F91" w:themeColor="accent1" w:themeShade="BF"/>
                                <w:sz w:val="16"/>
                                <w:szCs w:val="16"/>
                              </w:rPr>
                              <w:t>Figure 1</w:t>
                            </w:r>
                            <w:r w:rsidRPr="00C63F93">
                              <w:rPr>
                                <w:rFonts w:asciiTheme="majorHAnsi" w:hAnsiTheme="majorHAnsi" w:cstheme="minorHAnsi"/>
                                <w:i/>
                                <w:iCs/>
                                <w:color w:val="365F91" w:themeColor="accent1" w:themeShade="BF"/>
                                <w:sz w:val="16"/>
                                <w:szCs w:val="16"/>
                              </w:rPr>
                              <w:t>5</w:t>
                            </w:r>
                            <w:r w:rsidRPr="00C63F93">
                              <w:rPr>
                                <w:rFonts w:asciiTheme="majorHAnsi" w:hAnsiTheme="majorHAnsi" w:cstheme="minorHAnsi"/>
                                <w:i/>
                                <w:iCs/>
                                <w:noProof/>
                                <w:color w:val="365F91" w:themeColor="accent1" w:themeShade="BF"/>
                                <w:sz w:val="16"/>
                                <w:szCs w:val="16"/>
                              </w:rPr>
                              <w:t xml:space="preserve">: Normalized features Blood Stream model </w:t>
                            </w:r>
                            <w:r w:rsidRPr="00C63F93">
                              <w:rPr>
                                <w:rFonts w:asciiTheme="majorHAnsi" w:hAnsiTheme="majorHAnsi" w:cstheme="minorHAnsi"/>
                                <w:i/>
                                <w:iCs/>
                                <w:noProof/>
                                <w:color w:val="365F91" w:themeColor="accent1" w:themeShade="BF"/>
                                <w:sz w:val="16"/>
                                <w:szCs w:val="16"/>
                              </w:rPr>
                              <w:t>Gradients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AF387" id="Text Box 3" o:spid="_x0000_s1029" type="#_x0000_t202" style="position:absolute;margin-left:305pt;margin-top:1.1pt;width:250.5pt;height:2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" fillcolor="white [3201]" strokecolor="white [3212]" strokeweight=".5pt">
                <v:textbox>
                  <w:txbxContent>
                    <w:p w14:paraId="49CA88DC" w14:textId="35C8EBD8" w:rsidR="00C63F93" w:rsidRPr="00C63F93" w:rsidRDefault="00C63F93">
                      <w:pPr>
                        <w:rPr>
                          <w:rFonts w:asciiTheme="majorHAnsi" w:hAnsiTheme="majorHAnsi" w:cstheme="minorHAnsi"/>
                          <w:i/>
                          <w:iCs/>
                          <w:color w:val="365F91" w:themeColor="accent1" w:themeShade="BF"/>
                          <w:sz w:val="16"/>
                          <w:szCs w:val="16"/>
                        </w:rPr>
                      </w:pPr>
                      <w:r w:rsidRPr="00C63F93">
                        <w:rPr>
                          <w:rFonts w:asciiTheme="majorHAnsi" w:hAnsiTheme="majorHAnsi" w:cstheme="minorHAnsi"/>
                          <w:i/>
                          <w:iCs/>
                          <w:color w:val="365F91" w:themeColor="accent1" w:themeShade="BF"/>
                          <w:sz w:val="16"/>
                          <w:szCs w:val="16"/>
                        </w:rPr>
                        <w:t>Figure 1</w:t>
                      </w:r>
                      <w:r w:rsidRPr="00C63F93">
                        <w:rPr>
                          <w:rFonts w:asciiTheme="majorHAnsi" w:hAnsiTheme="majorHAnsi" w:cstheme="minorHAnsi"/>
                          <w:i/>
                          <w:iCs/>
                          <w:color w:val="365F91" w:themeColor="accent1" w:themeShade="BF"/>
                          <w:sz w:val="16"/>
                          <w:szCs w:val="16"/>
                        </w:rPr>
                        <w:t>5</w:t>
                      </w:r>
                      <w:r w:rsidRPr="00C63F93">
                        <w:rPr>
                          <w:rFonts w:asciiTheme="majorHAnsi" w:hAnsiTheme="majorHAnsi" w:cstheme="minorHAnsi"/>
                          <w:i/>
                          <w:iCs/>
                          <w:noProof/>
                          <w:color w:val="365F91" w:themeColor="accent1" w:themeShade="BF"/>
                          <w:sz w:val="16"/>
                          <w:szCs w:val="16"/>
                        </w:rPr>
                        <w:t xml:space="preserve">: Normalized features Blood Stream model </w:t>
                      </w:r>
                      <w:r w:rsidRPr="00C63F93">
                        <w:rPr>
                          <w:rFonts w:asciiTheme="majorHAnsi" w:hAnsiTheme="majorHAnsi" w:cstheme="minorHAnsi"/>
                          <w:i/>
                          <w:iCs/>
                          <w:noProof/>
                          <w:color w:val="365F91" w:themeColor="accent1" w:themeShade="BF"/>
                          <w:sz w:val="16"/>
                          <w:szCs w:val="16"/>
                        </w:rPr>
                        <w:t>Gradients</w:t>
                      </w:r>
                    </w:p>
                  </w:txbxContent>
                </v:textbox>
              </v:shape>
            </w:pict>
          </mc:Fallback>
        </mc:AlternateContent>
      </w:r>
      <w:r w:rsidRPr="00C63F93">
        <w:drawing>
          <wp:anchor distT="0" distB="0" distL="114300" distR="114300" simplePos="0" relativeHeight="251675648" behindDoc="0" locked="0" layoutInCell="1" allowOverlap="1" wp14:anchorId="71B883C3" wp14:editId="385E2733">
            <wp:simplePos x="0" y="0"/>
            <wp:positionH relativeFrom="margin">
              <wp:posOffset>3448050</wp:posOffset>
            </wp:positionH>
            <wp:positionV relativeFrom="paragraph">
              <wp:posOffset>344170</wp:posOffset>
            </wp:positionV>
            <wp:extent cx="3093720" cy="2457450"/>
            <wp:effectExtent l="0" t="0" r="0" b="0"/>
            <wp:wrapTopAndBottom/>
            <wp:docPr id="11" name="Picture 10" descr="A graph with blue and white bars&#10;&#10;Description automatically generated">
              <a:extLst xmlns:a="http://schemas.openxmlformats.org/drawingml/2006/main">
                <a:ext uri="{FF2B5EF4-FFF2-40B4-BE49-F238E27FC236}">
                  <a16:creationId xmlns:a16="http://schemas.microsoft.com/office/drawing/2014/main" id="{207EC992-9142-5E4B-00E5-6645B92D7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with blue and white bars&#10;&#10;Description automatically generated">
                      <a:extLst>
                        <a:ext uri="{FF2B5EF4-FFF2-40B4-BE49-F238E27FC236}">
                          <a16:creationId xmlns:a16="http://schemas.microsoft.com/office/drawing/2014/main" id="{207EC992-9142-5E4B-00E5-6645B92D7AE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93720" cy="2457450"/>
                    </a:xfrm>
                    <a:prstGeom prst="rect">
                      <a:avLst/>
                    </a:prstGeom>
                  </pic:spPr>
                </pic:pic>
              </a:graphicData>
            </a:graphic>
            <wp14:sizeRelH relativeFrom="margin">
              <wp14:pctWidth>0</wp14:pctWidth>
            </wp14:sizeRelH>
            <wp14:sizeRelV relativeFrom="margin">
              <wp14:pctHeight>0</wp14:pctHeight>
            </wp14:sizeRelV>
          </wp:anchor>
        </w:drawing>
      </w:r>
      <w:r w:rsidRPr="00C63F93">
        <w:drawing>
          <wp:anchor distT="0" distB="0" distL="114300" distR="114300" simplePos="0" relativeHeight="251673600" behindDoc="0" locked="0" layoutInCell="1" allowOverlap="1" wp14:anchorId="64E1BB8A" wp14:editId="39D3F572">
            <wp:simplePos x="0" y="0"/>
            <wp:positionH relativeFrom="margin">
              <wp:align>left</wp:align>
            </wp:positionH>
            <wp:positionV relativeFrom="paragraph">
              <wp:posOffset>280670</wp:posOffset>
            </wp:positionV>
            <wp:extent cx="3408045" cy="2552700"/>
            <wp:effectExtent l="0" t="0" r="1905" b="0"/>
            <wp:wrapTopAndBottom/>
            <wp:docPr id="638215087" name="Picture 638215087" descr="A graph of a number of blue bars&#10;&#10;Description automatically generated with medium confidence">
              <a:extLst xmlns:a="http://schemas.openxmlformats.org/drawingml/2006/main">
                <a:ext uri="{FF2B5EF4-FFF2-40B4-BE49-F238E27FC236}">
                  <a16:creationId xmlns:a16="http://schemas.microsoft.com/office/drawing/2014/main" id="{2C158048-E54D-67EE-0F19-FFEF16797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of a number of blue bars&#10;&#10;Description automatically generated with medium confidence">
                      <a:extLst>
                        <a:ext uri="{FF2B5EF4-FFF2-40B4-BE49-F238E27FC236}">
                          <a16:creationId xmlns:a16="http://schemas.microsoft.com/office/drawing/2014/main" id="{2C158048-E54D-67EE-0F19-FFEF16797C9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2246" cy="2563319"/>
                    </a:xfrm>
                    <a:prstGeom prst="rect">
                      <a:avLst/>
                    </a:prstGeom>
                  </pic:spPr>
                </pic:pic>
              </a:graphicData>
            </a:graphic>
            <wp14:sizeRelH relativeFrom="margin">
              <wp14:pctWidth>0</wp14:pctWidth>
            </wp14:sizeRelH>
            <wp14:sizeRelV relativeFrom="margin">
              <wp14:pctHeight>0</wp14:pctHeight>
            </wp14:sizeRelV>
          </wp:anchor>
        </w:drawing>
      </w:r>
      <w:r w:rsidR="004F3E77">
        <w:t xml:space="preserve">Figure </w:t>
      </w:r>
      <w:bookmarkEnd w:id="13"/>
      <w:r>
        <w:t>14</w:t>
      </w:r>
      <w:r w:rsidR="004F3E77">
        <w:rPr>
          <w:noProof/>
        </w:rPr>
        <w:t>: Normalized features Blood Stream model</w:t>
      </w:r>
      <w:r>
        <w:rPr>
          <w:noProof/>
        </w:rPr>
        <w:t xml:space="preserve"> Senstivity</w:t>
      </w:r>
      <w:r w:rsidRPr="00C63F93">
        <w:t xml:space="preserve"> </w:t>
      </w:r>
      <w:r>
        <w:tab/>
        <w:t xml:space="preserve">   </w:t>
      </w:r>
      <w:r w:rsidR="00000000">
        <w:rPr>
          <w:noProof/>
          <w:sz w:val="20"/>
          <w:szCs w:val="20"/>
          <w:vertAlign w:val="superscript"/>
        </w:rPr>
        <w:pict w14:anchorId="42840E23">
          <v:rect id="_x0000_i1758" alt="" style="width:468pt;height:.05pt;mso-width-percent:0;mso-height-percent:0;mso-width-percent:0;mso-height-percent:0" o:hrstd="t" o:hrnoshade="t" o:hr="t" fillcolor="#a0a0a0" stroked="f"/>
        </w:pict>
      </w:r>
    </w:p>
    <w:p w14:paraId="7781E1D9" w14:textId="4F3B1FCE" w:rsidR="004F3E77" w:rsidRPr="006E2489" w:rsidRDefault="004F3E77" w:rsidP="00C63F93">
      <w:pPr>
        <w:jc w:val="center"/>
      </w:pPr>
    </w:p>
    <w:p w14:paraId="4CC23705" w14:textId="5A97874D" w:rsidR="004F3E77" w:rsidRPr="006443E5" w:rsidRDefault="004F3E77" w:rsidP="004F3E77">
      <w:pPr>
        <w:rPr>
          <w:rFonts w:asciiTheme="majorBidi" w:hAnsiTheme="majorBidi" w:cstheme="majorBidi"/>
          <w:sz w:val="20"/>
          <w:szCs w:val="20"/>
        </w:rPr>
      </w:pPr>
    </w:p>
    <w:p w14:paraId="24633D04" w14:textId="6B2134EC" w:rsidR="004F3E77" w:rsidRDefault="004F3E77" w:rsidP="00C63F93"/>
    <w:p w14:paraId="4A7641A2" w14:textId="0F2292D9" w:rsidR="00C63F93" w:rsidRPr="00C63F93" w:rsidRDefault="00C63F93" w:rsidP="00C63F93">
      <w:pPr>
        <w:rPr>
          <w:rFonts w:asciiTheme="majorHAnsi" w:hAnsiTheme="majorHAnsi" w:cstheme="minorHAnsi"/>
          <w:i/>
          <w:iCs/>
          <w:color w:val="365F91" w:themeColor="accent1" w:themeShade="BF"/>
          <w:sz w:val="16"/>
          <w:szCs w:val="16"/>
        </w:rPr>
      </w:pPr>
      <w:r w:rsidRPr="00C63F93">
        <w:rPr>
          <w:rFonts w:asciiTheme="majorHAnsi" w:hAnsiTheme="majorHAnsi" w:cstheme="minorHAnsi"/>
          <w:i/>
          <w:iCs/>
          <w:color w:val="365F91" w:themeColor="accent1" w:themeShade="BF"/>
          <w:sz w:val="16"/>
          <w:szCs w:val="16"/>
        </w:rPr>
        <w:lastRenderedPageBreak/>
        <w:t>Figure 1</w:t>
      </w:r>
      <w:r w:rsidRPr="00C63F93">
        <w:rPr>
          <w:rFonts w:asciiTheme="majorHAnsi" w:hAnsiTheme="majorHAnsi" w:cstheme="minorHAnsi"/>
          <w:i/>
          <w:iCs/>
          <w:color w:val="365F91" w:themeColor="accent1" w:themeShade="BF"/>
          <w:sz w:val="16"/>
          <w:szCs w:val="16"/>
        </w:rPr>
        <w:t>6</w:t>
      </w:r>
      <w:r w:rsidRPr="00C63F93">
        <w:rPr>
          <w:rFonts w:asciiTheme="majorHAnsi" w:hAnsiTheme="majorHAnsi" w:cstheme="minorHAnsi"/>
          <w:i/>
          <w:iCs/>
          <w:noProof/>
          <w:color w:val="365F91" w:themeColor="accent1" w:themeShade="BF"/>
          <w:sz w:val="16"/>
          <w:szCs w:val="16"/>
        </w:rPr>
        <w:t xml:space="preserve">: Normalized features Blood Stream model </w:t>
      </w:r>
      <w:r w:rsidRPr="00C63F93">
        <w:rPr>
          <w:rFonts w:asciiTheme="majorHAnsi" w:hAnsiTheme="majorHAnsi" w:cstheme="minorHAnsi"/>
          <w:i/>
          <w:iCs/>
          <w:noProof/>
          <w:color w:val="365F91" w:themeColor="accent1" w:themeShade="BF"/>
          <w:sz w:val="16"/>
          <w:szCs w:val="16"/>
        </w:rPr>
        <w:t>Activation</w:t>
      </w:r>
      <w:r w:rsidRPr="00C63F93">
        <w:rPr>
          <w:rFonts w:asciiTheme="majorHAnsi" w:hAnsiTheme="majorHAnsi" w:cstheme="minorHAnsi"/>
          <w:i/>
          <w:iCs/>
          <w:color w:val="365F91" w:themeColor="accent1" w:themeShade="BF"/>
          <w:sz w:val="16"/>
          <w:szCs w:val="16"/>
        </w:rPr>
        <w:t xml:space="preserve">                                           F</w:t>
      </w:r>
      <w:r w:rsidRPr="00C63F93">
        <w:rPr>
          <w:rFonts w:asciiTheme="majorHAnsi" w:hAnsiTheme="majorHAnsi" w:cstheme="minorHAnsi"/>
          <w:i/>
          <w:iCs/>
          <w:color w:val="365F91" w:themeColor="accent1" w:themeShade="BF"/>
          <w:sz w:val="16"/>
          <w:szCs w:val="16"/>
        </w:rPr>
        <w:t>igure 1</w:t>
      </w:r>
      <w:r w:rsidRPr="00C63F93">
        <w:rPr>
          <w:rFonts w:asciiTheme="majorHAnsi" w:hAnsiTheme="majorHAnsi" w:cstheme="minorHAnsi"/>
          <w:i/>
          <w:iCs/>
          <w:color w:val="365F91" w:themeColor="accent1" w:themeShade="BF"/>
          <w:sz w:val="16"/>
          <w:szCs w:val="16"/>
        </w:rPr>
        <w:t>7</w:t>
      </w:r>
      <w:r w:rsidRPr="00C63F93">
        <w:rPr>
          <w:rFonts w:asciiTheme="majorHAnsi" w:hAnsiTheme="majorHAnsi" w:cstheme="minorHAnsi"/>
          <w:i/>
          <w:iCs/>
          <w:noProof/>
          <w:color w:val="365F91" w:themeColor="accent1" w:themeShade="BF"/>
          <w:sz w:val="16"/>
          <w:szCs w:val="16"/>
        </w:rPr>
        <w:t>: Normalized features Blood Stream model Activation</w:t>
      </w:r>
      <w:r w:rsidRPr="00C63F93">
        <w:rPr>
          <w:rFonts w:asciiTheme="majorHAnsi" w:hAnsiTheme="majorHAnsi" w:cstheme="minorHAnsi"/>
          <w:i/>
          <w:iCs/>
          <w:color w:val="365F91" w:themeColor="accent1" w:themeShade="BF"/>
          <w:sz w:val="16"/>
          <w:szCs w:val="16"/>
        </w:rPr>
        <w:t>&amp;Pruning</w:t>
      </w:r>
    </w:p>
    <w:p w14:paraId="1540E164" w14:textId="3C685797" w:rsidR="00C63F93" w:rsidRPr="00C63F93" w:rsidRDefault="00C63F93" w:rsidP="00C63F93">
      <w:pPr>
        <w:rPr>
          <w:rFonts w:asciiTheme="majorHAnsi" w:hAnsiTheme="majorHAnsi" w:cstheme="minorHAnsi"/>
          <w:color w:val="17365D" w:themeColor="text2" w:themeShade="BF"/>
          <w:sz w:val="16"/>
          <w:szCs w:val="16"/>
        </w:rPr>
      </w:pPr>
      <w:r w:rsidRPr="00C63F93">
        <w:drawing>
          <wp:anchor distT="0" distB="0" distL="114300" distR="114300" simplePos="0" relativeHeight="251678720" behindDoc="0" locked="0" layoutInCell="1" allowOverlap="1" wp14:anchorId="6124041C" wp14:editId="0C86273B">
            <wp:simplePos x="0" y="0"/>
            <wp:positionH relativeFrom="column">
              <wp:posOffset>3263265</wp:posOffset>
            </wp:positionH>
            <wp:positionV relativeFrom="paragraph">
              <wp:posOffset>306070</wp:posOffset>
            </wp:positionV>
            <wp:extent cx="3155315" cy="2314575"/>
            <wp:effectExtent l="0" t="0" r="6985" b="9525"/>
            <wp:wrapTopAndBottom/>
            <wp:docPr id="1158442739" name="Picture 1158442739" descr="A graph of a number of pruning&#10;&#10;Description automatically generated">
              <a:extLst xmlns:a="http://schemas.openxmlformats.org/drawingml/2006/main">
                <a:ext uri="{FF2B5EF4-FFF2-40B4-BE49-F238E27FC236}">
                  <a16:creationId xmlns:a16="http://schemas.microsoft.com/office/drawing/2014/main" id="{118CAEC9-FCDA-E9ED-3741-B7B9FAC45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number of pruning&#10;&#10;Description automatically generated">
                      <a:extLst>
                        <a:ext uri="{FF2B5EF4-FFF2-40B4-BE49-F238E27FC236}">
                          <a16:creationId xmlns:a16="http://schemas.microsoft.com/office/drawing/2014/main" id="{118CAEC9-FCDA-E9ED-3741-B7B9FAC45CB4}"/>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55315" cy="2314575"/>
                    </a:xfrm>
                    <a:prstGeom prst="rect">
                      <a:avLst/>
                    </a:prstGeom>
                  </pic:spPr>
                </pic:pic>
              </a:graphicData>
            </a:graphic>
            <wp14:sizeRelH relativeFrom="margin">
              <wp14:pctWidth>0</wp14:pctWidth>
            </wp14:sizeRelH>
            <wp14:sizeRelV relativeFrom="margin">
              <wp14:pctHeight>0</wp14:pctHeight>
            </wp14:sizeRelV>
          </wp:anchor>
        </w:drawing>
      </w:r>
    </w:p>
    <w:p w14:paraId="3B4B370B" w14:textId="56B6EBA5" w:rsidR="00C63F93" w:rsidRDefault="00C63F93" w:rsidP="00C63F93">
      <w:pPr>
        <w:pStyle w:val="Heading2"/>
        <w:jc w:val="center"/>
      </w:pPr>
      <w:r>
        <w:rPr>
          <w:noProof/>
        </w:rPr>
        <w:drawing>
          <wp:anchor distT="0" distB="0" distL="114300" distR="114300" simplePos="0" relativeHeight="251677696" behindDoc="0" locked="0" layoutInCell="1" allowOverlap="1" wp14:anchorId="51772D61" wp14:editId="1DB16748">
            <wp:simplePos x="0" y="0"/>
            <wp:positionH relativeFrom="column">
              <wp:posOffset>-188595</wp:posOffset>
            </wp:positionH>
            <wp:positionV relativeFrom="paragraph">
              <wp:posOffset>184785</wp:posOffset>
            </wp:positionV>
            <wp:extent cx="3260725" cy="2527935"/>
            <wp:effectExtent l="0" t="0" r="0" b="5715"/>
            <wp:wrapTopAndBottom/>
            <wp:docPr id="1806819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0725" cy="2527935"/>
                    </a:xfrm>
                    <a:prstGeom prst="rect">
                      <a:avLst/>
                    </a:prstGeom>
                    <a:noFill/>
                  </pic:spPr>
                </pic:pic>
              </a:graphicData>
            </a:graphic>
          </wp:anchor>
        </w:drawing>
      </w:r>
      <w:r w:rsidRPr="00C63F93">
        <w:rPr>
          <w:i w:val="0"/>
          <w:iCs w:val="0"/>
          <w:noProof/>
          <w:sz w:val="24"/>
          <w:szCs w:val="24"/>
        </w:rPr>
        <w:t xml:space="preserve"> </w:t>
      </w:r>
    </w:p>
    <w:p w14:paraId="411C3EDC" w14:textId="1BD4519A" w:rsidR="009E7F78" w:rsidRDefault="004F3E77" w:rsidP="0040564C">
      <w:pPr>
        <w:pStyle w:val="Heading2"/>
        <w:jc w:val="center"/>
      </w:pPr>
      <w:r>
        <w:t>III.4 Auc-Roc Curve Blood Stream</w:t>
      </w:r>
    </w:p>
    <w:p w14:paraId="14F4DAC4" w14:textId="7EE756C9" w:rsidR="004F3E77" w:rsidRDefault="006E2489" w:rsidP="004F3E77">
      <w:pPr>
        <w:ind w:firstLine="284"/>
        <w:rPr>
          <w:rFonts w:asciiTheme="majorBidi" w:hAnsiTheme="majorBidi" w:cstheme="majorBidi"/>
          <w:b/>
          <w:bCs/>
          <w:sz w:val="20"/>
          <w:szCs w:val="20"/>
        </w:rPr>
      </w:pPr>
      <w:r>
        <w:tab/>
      </w:r>
      <w:r w:rsidR="004F3E77">
        <w:rPr>
          <w:rFonts w:asciiTheme="majorBidi" w:hAnsiTheme="majorBidi" w:cstheme="majorBidi"/>
          <w:sz w:val="20"/>
          <w:szCs w:val="20"/>
        </w:rPr>
        <w:t>After obtaining the feature's normalized score's a model that uses only the top 5 features based on the normalized score was produced to check the effect of these features on the model's accuracy thus providing us with an evaluation measure</w:t>
      </w:r>
      <w:r w:rsidR="004F3E77">
        <w:rPr>
          <w:rFonts w:asciiTheme="majorBidi" w:hAnsiTheme="majorBidi" w:cstheme="majorBidi"/>
          <w:b/>
          <w:bCs/>
          <w:sz w:val="20"/>
          <w:szCs w:val="20"/>
        </w:rPr>
        <w:t>.</w:t>
      </w:r>
    </w:p>
    <w:p w14:paraId="67ED6234" w14:textId="40AAD772" w:rsidR="006443E5" w:rsidRPr="006443E5" w:rsidRDefault="006443E5" w:rsidP="004F3E77">
      <w:pPr>
        <w:pStyle w:val="Caption"/>
        <w:keepNext/>
      </w:pPr>
    </w:p>
    <w:p w14:paraId="5951D924" w14:textId="4CB795A5" w:rsidR="004F3E77" w:rsidDel="009A5D0D" w:rsidRDefault="004F3E77" w:rsidP="009A5D0D">
      <w:pPr>
        <w:pStyle w:val="Caption"/>
        <w:keepNext/>
        <w:rPr>
          <w:del w:id="14" w:author="Shadi Jacob Khoury" w:date="2022-10-25T09:04:00Z"/>
        </w:rPr>
      </w:pPr>
      <w:bookmarkStart w:id="15" w:name="_Ref115692801"/>
      <w:bookmarkStart w:id="16" w:name="_Ref117582388"/>
      <w:r w:rsidRPr="009A5D0D">
        <w:rPr>
          <w:b/>
          <w:bCs/>
        </w:rPr>
        <w:t xml:space="preserve">Figure </w:t>
      </w:r>
      <w:bookmarkEnd w:id="15"/>
      <w:r w:rsidR="00C63F93">
        <w:rPr>
          <w:b/>
          <w:bCs/>
        </w:rPr>
        <w:t>18</w:t>
      </w:r>
      <w:r w:rsidRPr="009A5D0D">
        <w:rPr>
          <w:b/>
          <w:bCs/>
          <w:noProof/>
        </w:rPr>
        <w:t>: ROC curve for each method based on top 5 bloodstream features</w:t>
      </w:r>
      <w:r w:rsidR="00135013">
        <w:t xml:space="preserve"> </w:t>
      </w:r>
      <w:r w:rsidR="009A5D0D">
        <w:t xml:space="preserve">       </w:t>
      </w:r>
      <w:r w:rsidR="00135013">
        <w:t xml:space="preserve"> </w:t>
      </w:r>
      <w:r w:rsidR="009A5D0D" w:rsidRPr="009A5D0D">
        <w:rPr>
          <w:b/>
          <w:bCs/>
        </w:rPr>
        <w:t xml:space="preserve">Table </w:t>
      </w:r>
      <w:r w:rsidR="009A5D0D" w:rsidRPr="009A5D0D">
        <w:rPr>
          <w:b/>
          <w:bCs/>
          <w:i w:val="0"/>
          <w:iCs w:val="0"/>
        </w:rPr>
        <w:fldChar w:fldCharType="begin"/>
      </w:r>
      <w:r w:rsidR="009A5D0D" w:rsidRPr="009A5D0D">
        <w:rPr>
          <w:b/>
          <w:bCs/>
        </w:rPr>
        <w:instrText xml:space="preserve"> SEQ Table \* ARABIC </w:instrText>
      </w:r>
      <w:r w:rsidR="009A5D0D" w:rsidRPr="009A5D0D">
        <w:rPr>
          <w:b/>
          <w:bCs/>
          <w:i w:val="0"/>
          <w:iCs w:val="0"/>
        </w:rPr>
        <w:fldChar w:fldCharType="separate"/>
      </w:r>
      <w:r w:rsidR="009A5D0D" w:rsidRPr="009A5D0D">
        <w:rPr>
          <w:b/>
          <w:bCs/>
          <w:noProof/>
        </w:rPr>
        <w:t>2</w:t>
      </w:r>
      <w:r w:rsidR="009A5D0D" w:rsidRPr="009A5D0D">
        <w:rPr>
          <w:b/>
          <w:bCs/>
          <w:i w:val="0"/>
          <w:iCs w:val="0"/>
        </w:rPr>
        <w:fldChar w:fldCharType="end"/>
      </w:r>
      <w:r w:rsidR="009A5D0D" w:rsidRPr="009A5D0D">
        <w:rPr>
          <w:b/>
          <w:bCs/>
          <w:noProof/>
        </w:rPr>
        <w:t>:Auc scores for each method based on top 5 features</w:t>
      </w:r>
      <w:bookmarkEnd w:id="16"/>
      <w:r w:rsidR="00135013">
        <w:t xml:space="preserve">  </w:t>
      </w:r>
    </w:p>
    <w:p w14:paraId="0D6A5031" w14:textId="315B05A4" w:rsidR="009A5D0D" w:rsidRDefault="009A5D0D" w:rsidP="009A5D0D">
      <w:pPr>
        <w:pStyle w:val="Caption"/>
        <w:keepNext/>
      </w:pPr>
    </w:p>
    <w:p w14:paraId="3348F413" w14:textId="700DD032" w:rsidR="004F3E77" w:rsidRPr="004F3E77" w:rsidRDefault="00000000" w:rsidP="004F3E77">
      <w:r>
        <w:rPr>
          <w:i/>
          <w:noProof/>
          <w:sz w:val="20"/>
          <w:szCs w:val="20"/>
          <w:vertAlign w:val="superscript"/>
        </w:rPr>
        <w:pict w14:anchorId="10C85266">
          <v:rect id="_x0000_i1193" alt="" style="width:468pt;height:.05pt;mso-width-percent:0;mso-height-percent:0;mso-width-percent:0;mso-height-percent:0" o:hrstd="t" o:hrnoshade="t" o:hr="t" fillcolor="#a0a0a0" stroked="f"/>
        </w:pict>
      </w:r>
    </w:p>
    <w:tbl>
      <w:tblPr>
        <w:tblStyle w:val="TableGrid"/>
        <w:tblpPr w:leftFromText="180" w:rightFromText="180" w:vertAnchor="text" w:horzAnchor="page" w:tblpX="7231" w:tblpY="254"/>
        <w:tblW w:w="0" w:type="auto"/>
        <w:tblLayout w:type="fixed"/>
        <w:tblLook w:val="04A0" w:firstRow="1" w:lastRow="0" w:firstColumn="1" w:lastColumn="0" w:noHBand="0" w:noVBand="1"/>
      </w:tblPr>
      <w:tblGrid>
        <w:gridCol w:w="1454"/>
        <w:gridCol w:w="1454"/>
      </w:tblGrid>
      <w:tr w:rsidR="00C54997" w14:paraId="6546BA87" w14:textId="77777777" w:rsidTr="00C54997">
        <w:trPr>
          <w:trHeight w:val="391"/>
        </w:trPr>
        <w:tc>
          <w:tcPr>
            <w:tcW w:w="1454" w:type="dxa"/>
            <w:tcBorders>
              <w:top w:val="double" w:sz="7" w:space="0" w:color="auto"/>
              <w:left w:val="double" w:sz="7" w:space="0" w:color="auto"/>
              <w:bottom w:val="double" w:sz="7" w:space="0" w:color="auto"/>
              <w:right w:val="double" w:sz="7" w:space="0" w:color="auto"/>
            </w:tcBorders>
          </w:tcPr>
          <w:p w14:paraId="7357E258" w14:textId="77777777"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Feature importance method</w:t>
            </w:r>
          </w:p>
        </w:tc>
        <w:tc>
          <w:tcPr>
            <w:tcW w:w="1454" w:type="dxa"/>
            <w:tcBorders>
              <w:top w:val="double" w:sz="7" w:space="0" w:color="auto"/>
              <w:left w:val="double" w:sz="7" w:space="0" w:color="auto"/>
              <w:bottom w:val="double" w:sz="7" w:space="0" w:color="auto"/>
              <w:right w:val="double" w:sz="7" w:space="0" w:color="auto"/>
            </w:tcBorders>
          </w:tcPr>
          <w:p w14:paraId="0D93418F" w14:textId="77777777"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AUC Score</w:t>
            </w:r>
          </w:p>
        </w:tc>
      </w:tr>
      <w:tr w:rsidR="00C54997" w14:paraId="79AAD12F" w14:textId="77777777" w:rsidTr="00C54997">
        <w:trPr>
          <w:trHeight w:val="391"/>
        </w:trPr>
        <w:tc>
          <w:tcPr>
            <w:tcW w:w="1454" w:type="dxa"/>
            <w:tcBorders>
              <w:top w:val="double" w:sz="7" w:space="0" w:color="auto"/>
              <w:left w:val="double" w:sz="7" w:space="0" w:color="auto"/>
              <w:bottom w:val="single" w:sz="8" w:space="0" w:color="auto"/>
              <w:right w:val="double" w:sz="7" w:space="0" w:color="auto"/>
            </w:tcBorders>
          </w:tcPr>
          <w:p w14:paraId="656EB3FE" w14:textId="65649D4F" w:rsidR="00C54997" w:rsidRDefault="00C63F93"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S</w:t>
            </w:r>
            <w:r>
              <w:rPr>
                <w:rFonts w:ascii="Times New Roman" w:eastAsia="Times New Roman" w:hAnsi="Times New Roman" w:cs="Times New Roman"/>
                <w:sz w:val="20"/>
                <w:szCs w:val="20"/>
              </w:rPr>
              <w:t>ensitivity</w:t>
            </w:r>
          </w:p>
        </w:tc>
        <w:tc>
          <w:tcPr>
            <w:tcW w:w="1454" w:type="dxa"/>
            <w:tcBorders>
              <w:top w:val="double" w:sz="7" w:space="0" w:color="auto"/>
              <w:left w:val="double" w:sz="7" w:space="0" w:color="auto"/>
              <w:bottom w:val="single" w:sz="8" w:space="0" w:color="auto"/>
              <w:right w:val="double" w:sz="7" w:space="0" w:color="auto"/>
            </w:tcBorders>
          </w:tcPr>
          <w:p w14:paraId="62FC0724" w14:textId="3BBF66CA"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0.</w:t>
            </w:r>
            <w:r w:rsidR="00C63F93">
              <w:rPr>
                <w:rFonts w:ascii="Times New Roman" w:eastAsia="Times New Roman" w:hAnsi="Times New Roman" w:cs="Times New Roman"/>
                <w:sz w:val="20"/>
                <w:szCs w:val="20"/>
              </w:rPr>
              <w:t>75</w:t>
            </w:r>
          </w:p>
        </w:tc>
      </w:tr>
      <w:tr w:rsidR="00C54997" w14:paraId="54E108BA" w14:textId="77777777" w:rsidTr="00C54997">
        <w:trPr>
          <w:trHeight w:val="391"/>
        </w:trPr>
        <w:tc>
          <w:tcPr>
            <w:tcW w:w="1454" w:type="dxa"/>
            <w:tcBorders>
              <w:top w:val="single" w:sz="8" w:space="0" w:color="auto"/>
              <w:left w:val="double" w:sz="7" w:space="0" w:color="auto"/>
              <w:bottom w:val="single" w:sz="8" w:space="0" w:color="auto"/>
              <w:right w:val="double" w:sz="7" w:space="0" w:color="auto"/>
            </w:tcBorders>
          </w:tcPr>
          <w:p w14:paraId="2927E180" w14:textId="269240EE" w:rsidR="00C54997" w:rsidRDefault="00C63F93" w:rsidP="00C5499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Activation</w:t>
            </w:r>
          </w:p>
        </w:tc>
        <w:tc>
          <w:tcPr>
            <w:tcW w:w="1454" w:type="dxa"/>
            <w:tcBorders>
              <w:top w:val="single" w:sz="8" w:space="0" w:color="auto"/>
              <w:left w:val="double" w:sz="7" w:space="0" w:color="auto"/>
              <w:bottom w:val="single" w:sz="8" w:space="0" w:color="auto"/>
              <w:right w:val="double" w:sz="7" w:space="0" w:color="auto"/>
            </w:tcBorders>
          </w:tcPr>
          <w:p w14:paraId="7A02B4DA" w14:textId="470572C3"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0.</w:t>
            </w:r>
            <w:r w:rsidR="00C63F93">
              <w:rPr>
                <w:rFonts w:ascii="Times New Roman" w:eastAsia="Times New Roman" w:hAnsi="Times New Roman" w:cs="Times New Roman"/>
                <w:sz w:val="20"/>
                <w:szCs w:val="20"/>
              </w:rPr>
              <w:t>66</w:t>
            </w:r>
          </w:p>
        </w:tc>
      </w:tr>
      <w:tr w:rsidR="00C54997" w14:paraId="02B12A55" w14:textId="77777777" w:rsidTr="00C54997">
        <w:trPr>
          <w:trHeight w:val="391"/>
        </w:trPr>
        <w:tc>
          <w:tcPr>
            <w:tcW w:w="1454" w:type="dxa"/>
            <w:tcBorders>
              <w:top w:val="single" w:sz="8" w:space="0" w:color="auto"/>
              <w:left w:val="double" w:sz="7" w:space="0" w:color="auto"/>
              <w:bottom w:val="single" w:sz="8" w:space="0" w:color="auto"/>
              <w:right w:val="double" w:sz="7" w:space="0" w:color="auto"/>
            </w:tcBorders>
          </w:tcPr>
          <w:p w14:paraId="5818B963" w14:textId="5AFEDBE5" w:rsidR="00C54997" w:rsidRDefault="00C63F93" w:rsidP="00C5499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Prune</w:t>
            </w:r>
          </w:p>
        </w:tc>
        <w:tc>
          <w:tcPr>
            <w:tcW w:w="1454" w:type="dxa"/>
            <w:tcBorders>
              <w:top w:val="single" w:sz="8" w:space="0" w:color="auto"/>
              <w:left w:val="double" w:sz="7" w:space="0" w:color="auto"/>
              <w:bottom w:val="single" w:sz="8" w:space="0" w:color="auto"/>
              <w:right w:val="double" w:sz="7" w:space="0" w:color="auto"/>
            </w:tcBorders>
          </w:tcPr>
          <w:p w14:paraId="478CE16F" w14:textId="1D3C5493"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0.</w:t>
            </w:r>
            <w:r w:rsidR="00C63F93">
              <w:rPr>
                <w:rFonts w:ascii="Times New Roman" w:eastAsia="Times New Roman" w:hAnsi="Times New Roman" w:cs="Times New Roman"/>
                <w:sz w:val="20"/>
                <w:szCs w:val="20"/>
              </w:rPr>
              <w:t>72</w:t>
            </w:r>
          </w:p>
        </w:tc>
      </w:tr>
      <w:tr w:rsidR="00C54997" w14:paraId="60E43846" w14:textId="77777777" w:rsidTr="00C54997">
        <w:trPr>
          <w:trHeight w:val="391"/>
        </w:trPr>
        <w:tc>
          <w:tcPr>
            <w:tcW w:w="1454" w:type="dxa"/>
            <w:tcBorders>
              <w:top w:val="single" w:sz="8" w:space="0" w:color="auto"/>
              <w:left w:val="double" w:sz="7" w:space="0" w:color="auto"/>
              <w:bottom w:val="double" w:sz="7" w:space="0" w:color="auto"/>
              <w:right w:val="double" w:sz="7" w:space="0" w:color="auto"/>
            </w:tcBorders>
          </w:tcPr>
          <w:p w14:paraId="61B1AB89" w14:textId="67B62E99" w:rsidR="00C54997" w:rsidRDefault="00C63F93" w:rsidP="00C54997">
            <w:pPr>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Gradiant</w:t>
            </w:r>
            <w:proofErr w:type="spellEnd"/>
          </w:p>
        </w:tc>
        <w:tc>
          <w:tcPr>
            <w:tcW w:w="1454" w:type="dxa"/>
            <w:tcBorders>
              <w:top w:val="single" w:sz="8" w:space="0" w:color="auto"/>
              <w:left w:val="double" w:sz="7" w:space="0" w:color="auto"/>
              <w:bottom w:val="double" w:sz="7" w:space="0" w:color="auto"/>
              <w:right w:val="double" w:sz="7" w:space="0" w:color="auto"/>
            </w:tcBorders>
          </w:tcPr>
          <w:p w14:paraId="780E8A80" w14:textId="4D849EDC" w:rsidR="00C54997" w:rsidRDefault="00C54997" w:rsidP="00C54997">
            <w:pPr>
              <w:jc w:val="center"/>
              <w:rPr>
                <w:rFonts w:ascii="Times New Roman" w:eastAsia="Times New Roman" w:hAnsi="Times New Roman" w:cs="Times New Roman"/>
                <w:sz w:val="20"/>
                <w:szCs w:val="20"/>
              </w:rPr>
            </w:pPr>
            <w:r w:rsidRPr="283700FD">
              <w:rPr>
                <w:rFonts w:ascii="Times New Roman" w:eastAsia="Times New Roman" w:hAnsi="Times New Roman" w:cs="Times New Roman"/>
                <w:sz w:val="20"/>
                <w:szCs w:val="20"/>
              </w:rPr>
              <w:t>0.</w:t>
            </w:r>
            <w:r w:rsidR="00C63F93">
              <w:rPr>
                <w:rFonts w:ascii="Times New Roman" w:eastAsia="Times New Roman" w:hAnsi="Times New Roman" w:cs="Times New Roman"/>
                <w:sz w:val="20"/>
                <w:szCs w:val="20"/>
              </w:rPr>
              <w:t>75</w:t>
            </w:r>
          </w:p>
        </w:tc>
      </w:tr>
    </w:tbl>
    <w:p w14:paraId="4089D2BE" w14:textId="6AA2F8B9" w:rsidR="00135013" w:rsidRPr="006E2489" w:rsidRDefault="00C54997" w:rsidP="00C63F93">
      <w:ins w:id="17" w:author="Shadi Jacob Khoury" w:date="2022-10-25T09:17:00Z">
        <w:r w:rsidRPr="005B5535">
          <w:rPr>
            <w:rFonts w:asciiTheme="majorBidi" w:hAnsiTheme="majorBidi" w:cstheme="majorBidi"/>
            <w:b/>
            <w:bCs/>
            <w:noProof/>
            <w:sz w:val="20"/>
            <w:szCs w:val="20"/>
          </w:rPr>
          <w:t xml:space="preserve"> </w:t>
        </w:r>
      </w:ins>
      <w:r w:rsidR="00C63F93" w:rsidRPr="00C63F93">
        <w:rPr>
          <w:rFonts w:asciiTheme="majorBidi" w:hAnsiTheme="majorBidi" w:cstheme="majorBidi"/>
          <w:b/>
          <w:bCs/>
          <w:noProof/>
          <w:sz w:val="20"/>
          <w:szCs w:val="20"/>
        </w:rPr>
        <w:drawing>
          <wp:inline distT="0" distB="0" distL="0" distR="0" wp14:anchorId="092CBD8F" wp14:editId="293CACF2">
            <wp:extent cx="3810881" cy="2291116"/>
            <wp:effectExtent l="0" t="0" r="0" b="0"/>
            <wp:docPr id="16" name="Picture 15" descr="A graph with different colored lines&#10;&#10;Description automatically generated">
              <a:extLst xmlns:a="http://schemas.openxmlformats.org/drawingml/2006/main">
                <a:ext uri="{FF2B5EF4-FFF2-40B4-BE49-F238E27FC236}">
                  <a16:creationId xmlns:a16="http://schemas.microsoft.com/office/drawing/2014/main" id="{28D92303-2368-8512-C574-3B4D68B9B6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with different colored lines&#10;&#10;Description automatically generated">
                      <a:extLst>
                        <a:ext uri="{FF2B5EF4-FFF2-40B4-BE49-F238E27FC236}">
                          <a16:creationId xmlns:a16="http://schemas.microsoft.com/office/drawing/2014/main" id="{28D92303-2368-8512-C574-3B4D68B9B68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23805" cy="2298886"/>
                    </a:xfrm>
                    <a:prstGeom prst="rect">
                      <a:avLst/>
                    </a:prstGeom>
                  </pic:spPr>
                </pic:pic>
              </a:graphicData>
            </a:graphic>
          </wp:inline>
        </w:drawing>
      </w:r>
    </w:p>
    <w:p w14:paraId="7BBB0CBB" w14:textId="5BDCCBF8" w:rsidR="002942BA" w:rsidRPr="006E2489" w:rsidRDefault="002942BA" w:rsidP="002942BA">
      <w:pPr>
        <w:jc w:val="center"/>
      </w:pPr>
    </w:p>
    <w:p w14:paraId="48746B03" w14:textId="6A6E8CAE" w:rsidR="006443E5" w:rsidRPr="006443E5" w:rsidRDefault="006443E5" w:rsidP="004F3E77">
      <w:pPr>
        <w:rPr>
          <w:rFonts w:asciiTheme="majorBidi" w:hAnsiTheme="majorBidi" w:cstheme="majorBidi"/>
          <w:sz w:val="20"/>
          <w:szCs w:val="20"/>
        </w:rPr>
      </w:pPr>
    </w:p>
    <w:p w14:paraId="6A13FBC6" w14:textId="77777777" w:rsidR="006443E5" w:rsidRDefault="006443E5" w:rsidP="006E2489"/>
    <w:p w14:paraId="5EB47E8B" w14:textId="65E336A0" w:rsidR="002942BA" w:rsidRDefault="004F3E77" w:rsidP="004D03B0">
      <w:pPr>
        <w:ind w:firstLine="540"/>
      </w:pPr>
      <w:r w:rsidRPr="283700FD">
        <w:rPr>
          <w:rFonts w:asciiTheme="majorBidi" w:hAnsiTheme="majorBidi" w:cstheme="majorBidi"/>
          <w:sz w:val="20"/>
          <w:szCs w:val="20"/>
        </w:rPr>
        <w:t>Where the Y-axis refer to True positive rate and the X-axis is the False positive rate, while each dataset represents the method off which the top features were selected and the model AUC for those features. And as shown in (</w:t>
      </w:r>
      <w:r w:rsidR="00C63F93">
        <w:rPr>
          <w:rFonts w:asciiTheme="majorBidi" w:hAnsiTheme="majorBidi" w:cstheme="majorBidi"/>
          <w:color w:val="1F497D" w:themeColor="text2"/>
          <w:sz w:val="20"/>
          <w:szCs w:val="20"/>
        </w:rPr>
        <w:t>Figure 18</w:t>
      </w:r>
      <w:r w:rsidRPr="283700FD">
        <w:rPr>
          <w:rFonts w:asciiTheme="majorBidi" w:hAnsiTheme="majorBidi" w:cstheme="majorBidi"/>
          <w:sz w:val="20"/>
          <w:szCs w:val="20"/>
        </w:rPr>
        <w:t xml:space="preserve">) both the datasets generated using the top 5 features from </w:t>
      </w:r>
      <w:r w:rsidR="00C63F93">
        <w:rPr>
          <w:rFonts w:asciiTheme="majorBidi" w:hAnsiTheme="majorBidi" w:cstheme="majorBidi"/>
          <w:sz w:val="20"/>
          <w:szCs w:val="20"/>
        </w:rPr>
        <w:t>Sensitivity</w:t>
      </w:r>
      <w:r w:rsidRPr="283700FD">
        <w:rPr>
          <w:rFonts w:asciiTheme="majorBidi" w:hAnsiTheme="majorBidi" w:cstheme="majorBidi"/>
          <w:sz w:val="20"/>
          <w:szCs w:val="20"/>
        </w:rPr>
        <w:t xml:space="preserve"> and </w:t>
      </w:r>
      <w:proofErr w:type="spellStart"/>
      <w:r w:rsidR="00C63F93">
        <w:rPr>
          <w:rFonts w:asciiTheme="majorBidi" w:hAnsiTheme="majorBidi" w:cstheme="majorBidi"/>
          <w:sz w:val="20"/>
          <w:szCs w:val="20"/>
        </w:rPr>
        <w:t>Gradiant</w:t>
      </w:r>
      <w:proofErr w:type="spellEnd"/>
      <w:r w:rsidRPr="283700FD">
        <w:rPr>
          <w:rFonts w:asciiTheme="majorBidi" w:hAnsiTheme="majorBidi" w:cstheme="majorBidi"/>
          <w:sz w:val="20"/>
          <w:szCs w:val="20"/>
        </w:rPr>
        <w:t xml:space="preserve"> normalized feature importance's produced the best AUC score</w:t>
      </w:r>
      <w:r w:rsidR="00341384">
        <w:rPr>
          <w:rFonts w:asciiTheme="majorBidi" w:hAnsiTheme="majorBidi" w:cstheme="majorBidi"/>
          <w:sz w:val="20"/>
          <w:szCs w:val="20"/>
        </w:rPr>
        <w:t xml:space="preserve"> </w:t>
      </w:r>
      <w:r w:rsidR="00341384" w:rsidRPr="006443E5">
        <w:rPr>
          <w:rFonts w:asciiTheme="majorBidi" w:hAnsiTheme="majorBidi" w:cstheme="majorBidi"/>
          <w:sz w:val="20"/>
          <w:szCs w:val="20"/>
        </w:rPr>
        <w:t>as shown in</w:t>
      </w:r>
      <w:r w:rsidR="00341384">
        <w:rPr>
          <w:rFonts w:asciiTheme="majorBidi" w:hAnsiTheme="majorBidi" w:cstheme="majorBidi"/>
          <w:sz w:val="20"/>
          <w:szCs w:val="20"/>
        </w:rPr>
        <w:t xml:space="preserve"> table 2 </w:t>
      </w:r>
      <w:r w:rsidR="00447CCD">
        <w:rPr>
          <w:rFonts w:asciiTheme="majorBidi" w:hAnsiTheme="majorBidi" w:cstheme="majorBidi"/>
          <w:sz w:val="20"/>
          <w:szCs w:val="20"/>
        </w:rPr>
        <w:t>(</w:t>
      </w:r>
      <w:r w:rsidR="00341384" w:rsidRPr="00447CCD">
        <w:rPr>
          <w:rFonts w:asciiTheme="majorBidi" w:hAnsiTheme="majorBidi" w:cstheme="majorBidi"/>
          <w:color w:val="1F497D" w:themeColor="text2"/>
          <w:sz w:val="20"/>
          <w:szCs w:val="20"/>
        </w:rPr>
        <w:fldChar w:fldCharType="begin"/>
      </w:r>
      <w:r w:rsidR="00341384" w:rsidRPr="00447CCD">
        <w:rPr>
          <w:rFonts w:asciiTheme="majorBidi" w:hAnsiTheme="majorBidi" w:cstheme="majorBidi"/>
          <w:color w:val="1F497D" w:themeColor="text2"/>
          <w:sz w:val="20"/>
          <w:szCs w:val="20"/>
        </w:rPr>
        <w:instrText xml:space="preserve"> REF _Ref117582388 \p \h </w:instrText>
      </w:r>
      <w:r w:rsidR="00341384" w:rsidRPr="00447CCD">
        <w:rPr>
          <w:rFonts w:asciiTheme="majorBidi" w:hAnsiTheme="majorBidi" w:cstheme="majorBidi"/>
          <w:color w:val="1F497D" w:themeColor="text2"/>
          <w:sz w:val="20"/>
          <w:szCs w:val="20"/>
        </w:rPr>
      </w:r>
      <w:r w:rsidR="00341384" w:rsidRPr="00447CCD">
        <w:rPr>
          <w:rFonts w:asciiTheme="majorBidi" w:hAnsiTheme="majorBidi" w:cstheme="majorBidi"/>
          <w:color w:val="1F497D" w:themeColor="text2"/>
          <w:sz w:val="20"/>
          <w:szCs w:val="20"/>
        </w:rPr>
        <w:fldChar w:fldCharType="separate"/>
      </w:r>
      <w:r w:rsidR="00341384" w:rsidRPr="00447CCD">
        <w:rPr>
          <w:rFonts w:asciiTheme="majorBidi" w:hAnsiTheme="majorBidi" w:cstheme="majorBidi"/>
          <w:color w:val="1F497D" w:themeColor="text2"/>
          <w:sz w:val="20"/>
          <w:szCs w:val="20"/>
        </w:rPr>
        <w:t>above</w:t>
      </w:r>
      <w:r w:rsidR="00341384" w:rsidRPr="00447CCD">
        <w:rPr>
          <w:rFonts w:asciiTheme="majorBidi" w:hAnsiTheme="majorBidi" w:cstheme="majorBidi"/>
          <w:color w:val="1F497D" w:themeColor="text2"/>
          <w:sz w:val="20"/>
          <w:szCs w:val="20"/>
        </w:rPr>
        <w:fldChar w:fldCharType="end"/>
      </w:r>
      <w:r w:rsidR="00341384">
        <w:rPr>
          <w:rFonts w:asciiTheme="majorBidi" w:hAnsiTheme="majorBidi" w:cstheme="majorBidi"/>
          <w:sz w:val="20"/>
          <w:szCs w:val="20"/>
        </w:rPr>
        <w:t>)</w:t>
      </w:r>
      <w:r>
        <w:t xml:space="preserve">. </w:t>
      </w:r>
    </w:p>
    <w:p w14:paraId="167666F1" w14:textId="378C249E" w:rsidR="002942BA" w:rsidRPr="006E2489" w:rsidRDefault="002942BA" w:rsidP="006E2489"/>
    <w:p w14:paraId="73A45715" w14:textId="3B06C2E3" w:rsidR="009A1D91" w:rsidRPr="00AD775A" w:rsidRDefault="009A1D91" w:rsidP="0099582D">
      <w:pPr>
        <w:pStyle w:val="BodyText"/>
        <w:rPr>
          <w:sz w:val="20"/>
          <w:szCs w:val="20"/>
        </w:rPr>
      </w:pPr>
    </w:p>
    <w:p w14:paraId="013E8E66" w14:textId="492C8EC1" w:rsidR="004F3E77" w:rsidRPr="004F3E77" w:rsidRDefault="006E2489" w:rsidP="004F3E77">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 xml:space="preserve">Discussion </w:t>
      </w:r>
    </w:p>
    <w:p w14:paraId="2E195394" w14:textId="15EA113A" w:rsidR="004F3E77" w:rsidRPr="004F3E77" w:rsidRDefault="004F3E77" w:rsidP="00447CCD">
      <w:pPr>
        <w:ind w:firstLine="540"/>
        <w:jc w:val="both"/>
        <w:rPr>
          <w:sz w:val="20"/>
          <w:szCs w:val="20"/>
        </w:rPr>
      </w:pPr>
      <w:r>
        <w:rPr>
          <w:rFonts w:asciiTheme="majorBidi" w:hAnsiTheme="majorBidi" w:cstheme="majorBidi"/>
          <w:sz w:val="20"/>
          <w:szCs w:val="20"/>
          <w:lang w:bidi="he-IL"/>
        </w:rPr>
        <w:t xml:space="preserve">As can be seen in figures </w:t>
      </w:r>
      <w:r>
        <w:rPr>
          <w:rFonts w:asciiTheme="majorBidi" w:hAnsiTheme="majorBidi" w:cstheme="majorBidi"/>
          <w:sz w:val="18"/>
          <w:szCs w:val="18"/>
          <w:lang w:bidi="he-IL"/>
        </w:rPr>
        <w:t>[</w:t>
      </w:r>
      <w:r w:rsidR="00C63F93" w:rsidRPr="00C63F93">
        <w:rPr>
          <w:rFonts w:asciiTheme="majorBidi" w:hAnsiTheme="majorBidi" w:cstheme="majorBidi"/>
          <w:i/>
          <w:iCs/>
          <w:color w:val="365F91" w:themeColor="accent1" w:themeShade="BF"/>
          <w:sz w:val="18"/>
          <w:szCs w:val="18"/>
          <w:lang w:bidi="he-IL"/>
        </w:rPr>
        <w:t>above</w:t>
      </w:r>
      <w:r w:rsidRPr="0092473A">
        <w:rPr>
          <w:rFonts w:asciiTheme="majorBidi" w:hAnsiTheme="majorBidi" w:cstheme="majorBidi"/>
          <w:b/>
          <w:bCs/>
          <w:color w:val="1F497D" w:themeColor="text2"/>
          <w:sz w:val="18"/>
          <w:szCs w:val="18"/>
          <w:lang w:bidi="he-IL"/>
        </w:rPr>
        <w:fldChar w:fldCharType="begin"/>
      </w:r>
      <w:r w:rsidRPr="0092473A">
        <w:rPr>
          <w:rFonts w:asciiTheme="majorBidi" w:hAnsiTheme="majorBidi" w:cstheme="majorBidi"/>
          <w:b/>
          <w:bCs/>
          <w:color w:val="1F497D" w:themeColor="text2"/>
          <w:sz w:val="18"/>
          <w:szCs w:val="18"/>
          <w:lang w:bidi="he-IL"/>
        </w:rPr>
        <w:instrText xml:space="preserve"> REF _Ref103595180 \h  \* MERGEFORMAT </w:instrText>
      </w:r>
      <w:r w:rsidRPr="0092473A">
        <w:rPr>
          <w:rFonts w:asciiTheme="majorBidi" w:hAnsiTheme="majorBidi" w:cstheme="majorBidi"/>
          <w:b/>
          <w:bCs/>
          <w:color w:val="1F497D" w:themeColor="text2"/>
          <w:sz w:val="18"/>
          <w:szCs w:val="18"/>
          <w:lang w:bidi="he-IL"/>
        </w:rPr>
      </w:r>
      <w:r w:rsidR="00000000">
        <w:rPr>
          <w:rFonts w:asciiTheme="majorBidi" w:hAnsiTheme="majorBidi" w:cstheme="majorBidi"/>
          <w:b/>
          <w:bCs/>
          <w:color w:val="1F497D" w:themeColor="text2"/>
          <w:sz w:val="18"/>
          <w:szCs w:val="18"/>
          <w:lang w:bidi="he-IL"/>
        </w:rPr>
        <w:fldChar w:fldCharType="separate"/>
      </w:r>
      <w:r w:rsidRPr="0092473A">
        <w:rPr>
          <w:rFonts w:asciiTheme="majorBidi" w:hAnsiTheme="majorBidi" w:cstheme="majorBidi"/>
          <w:b/>
          <w:bCs/>
          <w:color w:val="1F497D" w:themeColor="text2"/>
          <w:sz w:val="18"/>
          <w:szCs w:val="18"/>
          <w:lang w:bidi="he-IL"/>
        </w:rPr>
        <w:fldChar w:fldCharType="end"/>
      </w:r>
      <w:r w:rsidRPr="007069AB">
        <w:rPr>
          <w:rFonts w:asciiTheme="majorBidi" w:hAnsiTheme="majorBidi" w:cstheme="majorBidi"/>
          <w:sz w:val="18"/>
          <w:szCs w:val="18"/>
          <w:lang w:bidi="he-IL"/>
        </w:rPr>
        <w:t>]</w:t>
      </w:r>
      <w:r>
        <w:rPr>
          <w:rFonts w:asciiTheme="majorBidi" w:hAnsiTheme="majorBidi" w:cstheme="majorBidi"/>
          <w:sz w:val="20"/>
          <w:szCs w:val="20"/>
          <w:lang w:bidi="he-IL"/>
        </w:rPr>
        <w:t xml:space="preserve"> each method of feature extraction gave a different importance score to each of the features ranging between 0 -1 ,with 1 being the feature with maximum effect on the models forecast</w:t>
      </w:r>
      <w:r>
        <w:rPr>
          <w:b/>
          <w:bCs/>
          <w:sz w:val="20"/>
          <w:szCs w:val="20"/>
        </w:rPr>
        <w:t>.</w:t>
      </w:r>
      <w:r w:rsidRPr="004F3E77">
        <w:rPr>
          <w:rFonts w:asciiTheme="majorBidi" w:hAnsiTheme="majorBidi" w:cstheme="majorBidi"/>
          <w:sz w:val="20"/>
          <w:szCs w:val="20"/>
          <w:lang w:bidi="he-IL"/>
        </w:rPr>
        <w:t xml:space="preserve"> </w:t>
      </w:r>
      <w:r>
        <w:rPr>
          <w:rFonts w:asciiTheme="majorBidi" w:hAnsiTheme="majorBidi" w:cstheme="majorBidi"/>
          <w:sz w:val="20"/>
          <w:szCs w:val="20"/>
          <w:lang w:bidi="he-IL"/>
        </w:rPr>
        <w:t>To be able to evaluate those methods we rely on the Auc-roc measures mentioned</w:t>
      </w:r>
      <w:r>
        <w:rPr>
          <w:b/>
          <w:bCs/>
          <w:sz w:val="20"/>
          <w:szCs w:val="20"/>
        </w:rPr>
        <w:t xml:space="preserve"> </w:t>
      </w:r>
      <w:r>
        <w:rPr>
          <w:sz w:val="20"/>
          <w:szCs w:val="20"/>
        </w:rPr>
        <w:t>in [</w:t>
      </w:r>
      <w:r w:rsidR="007454F8">
        <w:rPr>
          <w:color w:val="1F497D" w:themeColor="text2"/>
          <w:sz w:val="20"/>
          <w:szCs w:val="20"/>
        </w:rPr>
        <w:t>Figure 13</w:t>
      </w:r>
      <w:r w:rsidR="00447CCD" w:rsidRPr="00447CCD">
        <w:rPr>
          <w:color w:val="1F497D" w:themeColor="text2"/>
          <w:sz w:val="20"/>
          <w:szCs w:val="20"/>
        </w:rPr>
        <w:t>,</w:t>
      </w:r>
      <w:r w:rsidR="007454F8">
        <w:rPr>
          <w:color w:val="1F497D" w:themeColor="text2"/>
          <w:sz w:val="20"/>
          <w:szCs w:val="20"/>
        </w:rPr>
        <w:t>Figure 18</w:t>
      </w:r>
      <w:r>
        <w:rPr>
          <w:sz w:val="20"/>
          <w:szCs w:val="20"/>
        </w:rPr>
        <w:t>].</w:t>
      </w:r>
      <w:r w:rsidRPr="283700FD">
        <w:rPr>
          <w:rFonts w:asciiTheme="majorBidi" w:hAnsiTheme="majorBidi" w:cstheme="majorBidi"/>
          <w:sz w:val="20"/>
          <w:szCs w:val="20"/>
          <w:lang w:bidi="he-IL"/>
        </w:rPr>
        <w:t>The top features selected in covid-19 data set where : fever ,contact with confirmed ,these features offered the best detecting to covid positive result ,</w:t>
      </w:r>
      <w:r w:rsidR="0040564C" w:rsidRPr="283700FD">
        <w:rPr>
          <w:rFonts w:asciiTheme="majorBidi" w:hAnsiTheme="majorBidi" w:cstheme="majorBidi"/>
          <w:sz w:val="20"/>
          <w:szCs w:val="20"/>
          <w:lang w:bidi="he-IL"/>
        </w:rPr>
        <w:t>and</w:t>
      </w:r>
      <w:r w:rsidRPr="283700FD">
        <w:rPr>
          <w:rFonts w:asciiTheme="majorBidi" w:hAnsiTheme="majorBidi" w:cstheme="majorBidi"/>
          <w:sz w:val="20"/>
          <w:szCs w:val="20"/>
          <w:lang w:bidi="he-IL"/>
        </w:rPr>
        <w:t xml:space="preserve"> by looking at the PDF of the covid dataset</w:t>
      </w:r>
      <w:r w:rsidR="00447CCD">
        <w:rPr>
          <w:rFonts w:asciiTheme="majorBidi" w:hAnsiTheme="majorBidi" w:cstheme="majorBidi"/>
          <w:sz w:val="20"/>
          <w:szCs w:val="20"/>
          <w:lang w:bidi="he-IL"/>
        </w:rPr>
        <w:t xml:space="preserve"> as shown</w:t>
      </w:r>
      <w:r w:rsidRPr="283700FD">
        <w:rPr>
          <w:rFonts w:asciiTheme="majorBidi" w:hAnsiTheme="majorBidi" w:cstheme="majorBidi"/>
          <w:sz w:val="20"/>
          <w:szCs w:val="20"/>
          <w:lang w:bidi="he-IL"/>
        </w:rPr>
        <w:t xml:space="preserve"> in</w:t>
      </w:r>
      <w:r w:rsidR="00447CCD">
        <w:rPr>
          <w:rFonts w:asciiTheme="majorBidi" w:hAnsiTheme="majorBidi" w:cstheme="majorBidi"/>
          <w:sz w:val="20"/>
          <w:szCs w:val="20"/>
          <w:lang w:bidi="he-IL"/>
        </w:rPr>
        <w:t xml:space="preserve"> (</w:t>
      </w:r>
      <w:r w:rsidR="00447CCD" w:rsidRPr="00447CCD">
        <w:rPr>
          <w:rFonts w:asciiTheme="majorBidi" w:hAnsiTheme="majorBidi" w:cstheme="majorBidi"/>
          <w:color w:val="1F497D" w:themeColor="text2"/>
          <w:sz w:val="20"/>
          <w:szCs w:val="20"/>
          <w:lang w:bidi="he-IL"/>
        </w:rPr>
        <w:fldChar w:fldCharType="begin"/>
      </w:r>
      <w:r w:rsidR="00447CCD" w:rsidRPr="00447CCD">
        <w:rPr>
          <w:rFonts w:asciiTheme="majorBidi" w:hAnsiTheme="majorBidi" w:cstheme="majorBidi"/>
          <w:color w:val="1F497D" w:themeColor="text2"/>
          <w:sz w:val="20"/>
          <w:szCs w:val="20"/>
          <w:lang w:bidi="he-IL"/>
        </w:rPr>
        <w:instrText xml:space="preserve"> REF _Ref115796495 \h  \* MERGEFORMAT </w:instrText>
      </w:r>
      <w:r w:rsidR="00447CCD" w:rsidRPr="00447CCD">
        <w:rPr>
          <w:rFonts w:asciiTheme="majorBidi" w:hAnsiTheme="majorBidi" w:cstheme="majorBidi"/>
          <w:color w:val="1F497D" w:themeColor="text2"/>
          <w:sz w:val="20"/>
          <w:szCs w:val="20"/>
          <w:lang w:bidi="he-IL"/>
        </w:rPr>
      </w:r>
      <w:r w:rsidR="00447CCD" w:rsidRPr="00447CCD">
        <w:rPr>
          <w:rFonts w:asciiTheme="majorBidi" w:hAnsiTheme="majorBidi" w:cstheme="majorBidi"/>
          <w:color w:val="1F497D" w:themeColor="text2"/>
          <w:sz w:val="20"/>
          <w:szCs w:val="20"/>
          <w:lang w:bidi="he-IL"/>
        </w:rPr>
        <w:fldChar w:fldCharType="separate"/>
      </w:r>
      <w:r w:rsidR="00447CCD" w:rsidRPr="00447CCD">
        <w:rPr>
          <w:color w:val="1F497D" w:themeColor="text2"/>
          <w:sz w:val="20"/>
          <w:szCs w:val="20"/>
        </w:rPr>
        <w:t xml:space="preserve">Figure </w:t>
      </w:r>
      <w:r w:rsidR="00447CCD" w:rsidRPr="00447CCD">
        <w:rPr>
          <w:noProof/>
          <w:color w:val="1F497D" w:themeColor="text2"/>
          <w:sz w:val="20"/>
          <w:szCs w:val="20"/>
        </w:rPr>
        <w:t>3</w:t>
      </w:r>
      <w:r w:rsidR="00447CCD" w:rsidRPr="00447CCD">
        <w:rPr>
          <w:rFonts w:asciiTheme="majorBidi" w:hAnsiTheme="majorBidi" w:cstheme="majorBidi"/>
          <w:color w:val="1F497D" w:themeColor="text2"/>
          <w:sz w:val="20"/>
          <w:szCs w:val="20"/>
          <w:lang w:bidi="he-IL"/>
        </w:rPr>
        <w:fldChar w:fldCharType="end"/>
      </w:r>
      <w:r w:rsidR="00447CCD">
        <w:rPr>
          <w:rFonts w:asciiTheme="majorBidi" w:hAnsiTheme="majorBidi" w:cstheme="majorBidi"/>
          <w:sz w:val="20"/>
          <w:szCs w:val="20"/>
          <w:lang w:bidi="he-IL"/>
        </w:rPr>
        <w:t>)</w:t>
      </w:r>
      <w:r w:rsidRPr="283700FD">
        <w:rPr>
          <w:rFonts w:asciiTheme="majorBidi" w:hAnsiTheme="majorBidi" w:cstheme="majorBidi"/>
          <w:sz w:val="20"/>
          <w:szCs w:val="20"/>
          <w:lang w:bidi="he-IL"/>
        </w:rPr>
        <w:t xml:space="preserve"> we can see that both fever and contact with confirmed both have a higher probability distribution for identifying with a positive corona result </w:t>
      </w:r>
      <w:r w:rsidR="0040564C" w:rsidRPr="283700FD">
        <w:rPr>
          <w:rFonts w:asciiTheme="majorBidi" w:hAnsiTheme="majorBidi" w:cstheme="majorBidi"/>
          <w:sz w:val="20"/>
          <w:szCs w:val="20"/>
          <w:lang w:bidi="he-IL"/>
        </w:rPr>
        <w:t>which</w:t>
      </w:r>
      <w:r w:rsidRPr="283700FD">
        <w:rPr>
          <w:rFonts w:asciiTheme="majorBidi" w:hAnsiTheme="majorBidi" w:cstheme="majorBidi"/>
          <w:sz w:val="20"/>
          <w:szCs w:val="20"/>
          <w:lang w:bidi="he-IL"/>
        </w:rPr>
        <w:t xml:space="preserve"> satisfies the pdf assumption. </w:t>
      </w:r>
      <w:r w:rsidR="0040564C" w:rsidRPr="283700FD">
        <w:rPr>
          <w:rFonts w:asciiTheme="majorBidi" w:hAnsiTheme="majorBidi" w:cstheme="majorBidi"/>
          <w:sz w:val="20"/>
          <w:szCs w:val="20"/>
          <w:lang w:bidi="he-IL"/>
        </w:rPr>
        <w:t>Also,</w:t>
      </w:r>
      <w:r w:rsidRPr="283700FD">
        <w:rPr>
          <w:rFonts w:asciiTheme="majorBidi" w:hAnsiTheme="majorBidi" w:cstheme="majorBidi"/>
          <w:sz w:val="20"/>
          <w:szCs w:val="20"/>
          <w:lang w:bidi="he-IL"/>
        </w:rPr>
        <w:t xml:space="preserve"> the top features selected in the Bloodstream dataset where: Albumin</w:t>
      </w:r>
      <w:r w:rsidR="007454F8">
        <w:rPr>
          <w:rFonts w:asciiTheme="majorBidi" w:hAnsiTheme="majorBidi" w:cstheme="majorBidi"/>
          <w:sz w:val="20"/>
          <w:szCs w:val="20"/>
          <w:lang w:bidi="he-IL"/>
        </w:rPr>
        <w:t xml:space="preserve"> </w:t>
      </w:r>
      <w:r w:rsidRPr="283700FD">
        <w:rPr>
          <w:rFonts w:asciiTheme="majorBidi" w:hAnsiTheme="majorBidi" w:cstheme="majorBidi"/>
          <w:sz w:val="20"/>
          <w:szCs w:val="20"/>
          <w:lang w:bidi="he-IL"/>
        </w:rPr>
        <w:t>,RDW ,Mono and Age. Taking into consideration the PDF of bloodstream</w:t>
      </w:r>
      <w:r w:rsidR="00447CCD">
        <w:rPr>
          <w:rFonts w:asciiTheme="majorBidi" w:hAnsiTheme="majorBidi" w:cstheme="majorBidi"/>
          <w:sz w:val="20"/>
          <w:szCs w:val="20"/>
          <w:lang w:bidi="he-IL"/>
        </w:rPr>
        <w:t xml:space="preserve"> shown in (</w:t>
      </w:r>
      <w:r w:rsidR="00447CCD" w:rsidRPr="00447CCD">
        <w:rPr>
          <w:rFonts w:asciiTheme="majorBidi" w:hAnsiTheme="majorBidi" w:cstheme="majorBidi"/>
          <w:color w:val="1F497D" w:themeColor="text2"/>
          <w:sz w:val="20"/>
          <w:szCs w:val="20"/>
          <w:lang w:bidi="he-IL"/>
        </w:rPr>
        <w:fldChar w:fldCharType="begin"/>
      </w:r>
      <w:r w:rsidR="00447CCD" w:rsidRPr="00447CCD">
        <w:rPr>
          <w:rFonts w:asciiTheme="majorBidi" w:hAnsiTheme="majorBidi" w:cstheme="majorBidi"/>
          <w:color w:val="1F497D" w:themeColor="text2"/>
          <w:sz w:val="20"/>
          <w:szCs w:val="20"/>
          <w:lang w:bidi="he-IL"/>
        </w:rPr>
        <w:instrText xml:space="preserve"> REF _Ref117582646 \h  \* MERGEFORMAT </w:instrText>
      </w:r>
      <w:r w:rsidR="00447CCD" w:rsidRPr="00447CCD">
        <w:rPr>
          <w:rFonts w:asciiTheme="majorBidi" w:hAnsiTheme="majorBidi" w:cstheme="majorBidi"/>
          <w:color w:val="1F497D" w:themeColor="text2"/>
          <w:sz w:val="20"/>
          <w:szCs w:val="20"/>
          <w:lang w:bidi="he-IL"/>
        </w:rPr>
      </w:r>
      <w:r w:rsidR="00447CCD" w:rsidRPr="00447CCD">
        <w:rPr>
          <w:rFonts w:asciiTheme="majorBidi" w:hAnsiTheme="majorBidi" w:cstheme="majorBidi"/>
          <w:color w:val="1F497D" w:themeColor="text2"/>
          <w:sz w:val="20"/>
          <w:szCs w:val="20"/>
          <w:lang w:bidi="he-IL"/>
        </w:rPr>
        <w:fldChar w:fldCharType="separate"/>
      </w:r>
      <w:r w:rsidR="00447CCD" w:rsidRPr="00447CCD">
        <w:rPr>
          <w:color w:val="1F497D" w:themeColor="text2"/>
          <w:sz w:val="20"/>
          <w:szCs w:val="20"/>
        </w:rPr>
        <w:t xml:space="preserve">Figure </w:t>
      </w:r>
      <w:r w:rsidR="00447CCD" w:rsidRPr="00447CCD">
        <w:rPr>
          <w:noProof/>
          <w:color w:val="1F497D" w:themeColor="text2"/>
          <w:sz w:val="20"/>
          <w:szCs w:val="20"/>
        </w:rPr>
        <w:t>5</w:t>
      </w:r>
      <w:r w:rsidR="00447CCD" w:rsidRPr="00447CCD">
        <w:rPr>
          <w:rFonts w:asciiTheme="majorBidi" w:hAnsiTheme="majorBidi" w:cstheme="majorBidi"/>
          <w:color w:val="1F497D" w:themeColor="text2"/>
          <w:sz w:val="20"/>
          <w:szCs w:val="20"/>
          <w:lang w:bidi="he-IL"/>
        </w:rPr>
        <w:fldChar w:fldCharType="end"/>
      </w:r>
      <w:r w:rsidR="00447CCD">
        <w:rPr>
          <w:rFonts w:asciiTheme="majorBidi" w:hAnsiTheme="majorBidi" w:cstheme="majorBidi"/>
          <w:sz w:val="20"/>
          <w:szCs w:val="20"/>
          <w:lang w:bidi="he-IL"/>
        </w:rPr>
        <w:t>)</w:t>
      </w:r>
      <w:r w:rsidRPr="283700FD">
        <w:rPr>
          <w:rFonts w:asciiTheme="majorBidi" w:hAnsiTheme="majorBidi" w:cstheme="majorBidi"/>
          <w:sz w:val="20"/>
          <w:szCs w:val="20"/>
          <w:lang w:bidi="he-IL"/>
        </w:rPr>
        <w:t xml:space="preserve"> the top features extracted by </w:t>
      </w:r>
      <w:r w:rsidR="007454F8" w:rsidRPr="283700FD">
        <w:rPr>
          <w:rFonts w:asciiTheme="majorBidi" w:hAnsiTheme="majorBidi" w:cstheme="majorBidi"/>
          <w:sz w:val="20"/>
          <w:szCs w:val="20"/>
          <w:lang w:bidi="he-IL"/>
        </w:rPr>
        <w:t>S</w:t>
      </w:r>
      <w:r w:rsidR="007454F8">
        <w:rPr>
          <w:rFonts w:asciiTheme="majorBidi" w:hAnsiTheme="majorBidi" w:cstheme="majorBidi"/>
          <w:sz w:val="20"/>
          <w:szCs w:val="20"/>
          <w:lang w:bidi="he-IL"/>
        </w:rPr>
        <w:t xml:space="preserve">ensitivity </w:t>
      </w:r>
      <w:r w:rsidRPr="283700FD">
        <w:rPr>
          <w:rFonts w:asciiTheme="majorBidi" w:hAnsiTheme="majorBidi" w:cstheme="majorBidi"/>
          <w:sz w:val="20"/>
          <w:szCs w:val="20"/>
          <w:lang w:bidi="he-IL"/>
        </w:rPr>
        <w:t xml:space="preserve">show a high distribution of being label with high mortality rate (positive for bloodstream infection) meaning that </w:t>
      </w:r>
      <w:r w:rsidR="007454F8" w:rsidRPr="283700FD">
        <w:rPr>
          <w:rFonts w:asciiTheme="majorBidi" w:hAnsiTheme="majorBidi" w:cstheme="majorBidi"/>
          <w:sz w:val="20"/>
          <w:szCs w:val="20"/>
          <w:lang w:bidi="he-IL"/>
        </w:rPr>
        <w:t>S</w:t>
      </w:r>
      <w:r w:rsidR="007454F8">
        <w:rPr>
          <w:rFonts w:asciiTheme="majorBidi" w:hAnsiTheme="majorBidi" w:cstheme="majorBidi"/>
          <w:sz w:val="20"/>
          <w:szCs w:val="20"/>
          <w:lang w:bidi="he-IL"/>
        </w:rPr>
        <w:t xml:space="preserve">ensitivity </w:t>
      </w:r>
      <w:r w:rsidRPr="283700FD">
        <w:rPr>
          <w:rFonts w:asciiTheme="majorBidi" w:hAnsiTheme="majorBidi" w:cstheme="majorBidi"/>
          <w:sz w:val="20"/>
          <w:szCs w:val="20"/>
          <w:lang w:bidi="he-IL"/>
        </w:rPr>
        <w:t xml:space="preserve">was able to select the top features from each dataset that have the best relation to the prediction and As shown in figures </w:t>
      </w:r>
      <w:r w:rsidR="00447CCD">
        <w:rPr>
          <w:sz w:val="20"/>
          <w:szCs w:val="20"/>
        </w:rPr>
        <w:t>[</w:t>
      </w:r>
      <w:r w:rsidR="007454F8">
        <w:rPr>
          <w:color w:val="1F497D" w:themeColor="text2"/>
          <w:sz w:val="20"/>
          <w:szCs w:val="20"/>
        </w:rPr>
        <w:t>Figure 9</w:t>
      </w:r>
      <w:r w:rsidR="00447CCD" w:rsidRPr="00447CCD">
        <w:rPr>
          <w:color w:val="1F497D" w:themeColor="text2"/>
          <w:sz w:val="20"/>
          <w:szCs w:val="20"/>
        </w:rPr>
        <w:t>,</w:t>
      </w:r>
      <w:r w:rsidR="007454F8">
        <w:rPr>
          <w:color w:val="1F497D" w:themeColor="text2"/>
          <w:sz w:val="20"/>
          <w:szCs w:val="20"/>
        </w:rPr>
        <w:t>Figure 14</w:t>
      </w:r>
      <w:r w:rsidR="00447CCD">
        <w:rPr>
          <w:sz w:val="20"/>
          <w:szCs w:val="20"/>
        </w:rPr>
        <w:t>]</w:t>
      </w:r>
      <w:r w:rsidRPr="283700FD">
        <w:rPr>
          <w:rFonts w:asciiTheme="majorBidi" w:hAnsiTheme="majorBidi" w:cstheme="majorBidi"/>
          <w:sz w:val="20"/>
          <w:szCs w:val="20"/>
          <w:lang w:bidi="he-IL"/>
        </w:rPr>
        <w:t xml:space="preserve"> </w:t>
      </w:r>
      <w:r w:rsidR="0040564C">
        <w:rPr>
          <w:color w:val="000000" w:themeColor="text1"/>
          <w:sz w:val="20"/>
          <w:szCs w:val="20"/>
        </w:rPr>
        <w:t>.</w:t>
      </w:r>
      <w:r w:rsidR="0040564C">
        <w:rPr>
          <w:rFonts w:asciiTheme="majorBidi" w:hAnsiTheme="majorBidi" w:cstheme="majorBidi"/>
          <w:sz w:val="20"/>
          <w:szCs w:val="20"/>
          <w:lang w:bidi="he-IL"/>
        </w:rPr>
        <w:t>I</w:t>
      </w:r>
      <w:r w:rsidRPr="283700FD">
        <w:rPr>
          <w:rFonts w:asciiTheme="majorBidi" w:hAnsiTheme="majorBidi" w:cstheme="majorBidi"/>
          <w:sz w:val="20"/>
          <w:szCs w:val="20"/>
          <w:lang w:bidi="he-IL"/>
        </w:rPr>
        <w:t xml:space="preserve">n both cases </w:t>
      </w:r>
      <w:r w:rsidR="007454F8">
        <w:rPr>
          <w:rFonts w:asciiTheme="majorBidi" w:hAnsiTheme="majorBidi" w:cstheme="majorBidi"/>
          <w:sz w:val="20"/>
          <w:szCs w:val="20"/>
          <w:lang w:bidi="he-IL"/>
        </w:rPr>
        <w:t>Sensitivity- Permutation analysis</w:t>
      </w:r>
      <w:r w:rsidRPr="283700FD">
        <w:rPr>
          <w:rFonts w:asciiTheme="majorBidi" w:hAnsiTheme="majorBidi" w:cstheme="majorBidi"/>
          <w:sz w:val="20"/>
          <w:szCs w:val="20"/>
          <w:lang w:bidi="he-IL"/>
        </w:rPr>
        <w:t xml:space="preserve"> produced the </w:t>
      </w:r>
      <w:r w:rsidR="0040564C">
        <w:rPr>
          <w:rFonts w:asciiTheme="majorBidi" w:hAnsiTheme="majorBidi" w:cstheme="majorBidi"/>
          <w:sz w:val="20"/>
          <w:szCs w:val="20"/>
          <w:lang w:bidi="he-IL"/>
        </w:rPr>
        <w:t>highest</w:t>
      </w:r>
      <w:r w:rsidRPr="283700FD">
        <w:rPr>
          <w:rFonts w:asciiTheme="majorBidi" w:hAnsiTheme="majorBidi" w:cstheme="majorBidi"/>
          <w:sz w:val="20"/>
          <w:szCs w:val="20"/>
          <w:lang w:bidi="he-IL"/>
        </w:rPr>
        <w:t xml:space="preserve"> AUC-ROC curve</w:t>
      </w:r>
      <w:r w:rsidR="0040564C">
        <w:rPr>
          <w:rFonts w:asciiTheme="majorBidi" w:hAnsiTheme="majorBidi" w:cstheme="majorBidi"/>
          <w:sz w:val="20"/>
          <w:szCs w:val="20"/>
          <w:lang w:bidi="he-IL"/>
        </w:rPr>
        <w:t xml:space="preserve"> score</w:t>
      </w:r>
      <w:r w:rsidRPr="283700FD">
        <w:rPr>
          <w:rFonts w:asciiTheme="majorBidi" w:hAnsiTheme="majorBidi" w:cstheme="majorBidi"/>
          <w:sz w:val="20"/>
          <w:szCs w:val="20"/>
          <w:lang w:bidi="he-IL"/>
        </w:rPr>
        <w:t xml:space="preserve"> thus indicating that the top features selected by </w:t>
      </w:r>
      <w:r w:rsidR="007454F8">
        <w:rPr>
          <w:rFonts w:asciiTheme="majorBidi" w:hAnsiTheme="majorBidi" w:cstheme="majorBidi"/>
          <w:sz w:val="20"/>
          <w:szCs w:val="20"/>
          <w:lang w:bidi="he-IL"/>
        </w:rPr>
        <w:t>thus method</w:t>
      </w:r>
      <w:r w:rsidRPr="283700FD">
        <w:rPr>
          <w:rFonts w:asciiTheme="majorBidi" w:hAnsiTheme="majorBidi" w:cstheme="majorBidi"/>
          <w:sz w:val="20"/>
          <w:szCs w:val="20"/>
          <w:lang w:bidi="he-IL"/>
        </w:rPr>
        <w:t xml:space="preserve"> provide the best model performance and relation to the prediction as shown in the probability density function.</w:t>
      </w:r>
      <w:r w:rsidR="0040564C">
        <w:rPr>
          <w:rFonts w:asciiTheme="majorBidi" w:hAnsiTheme="majorBidi" w:cstheme="majorBidi"/>
          <w:sz w:val="20"/>
          <w:szCs w:val="20"/>
          <w:lang w:bidi="he-IL"/>
        </w:rPr>
        <w:t xml:space="preserve"> </w:t>
      </w:r>
    </w:p>
    <w:p w14:paraId="6CC71438" w14:textId="3600D635" w:rsidR="0040564C" w:rsidRPr="0040564C" w:rsidRDefault="006E2489" w:rsidP="0040564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7F62C44F" w14:textId="7077DD4A" w:rsidR="008A79B4" w:rsidRPr="0040564C" w:rsidRDefault="00135013" w:rsidP="00C54997">
      <w:pPr>
        <w:jc w:val="both"/>
        <w:rPr>
          <w:sz w:val="20"/>
          <w:szCs w:val="20"/>
        </w:rPr>
      </w:pPr>
      <w:r>
        <w:rPr>
          <w:sz w:val="20"/>
          <w:szCs w:val="20"/>
        </w:rPr>
        <w:tab/>
      </w:r>
      <w:r w:rsidR="00A45BB7">
        <w:rPr>
          <w:sz w:val="20"/>
          <w:szCs w:val="20"/>
        </w:rPr>
        <w:t>O</w:t>
      </w:r>
      <w:r w:rsidR="0040564C" w:rsidRPr="0040564C">
        <w:rPr>
          <w:sz w:val="20"/>
          <w:szCs w:val="20"/>
        </w:rPr>
        <w:t xml:space="preserve">ur research provides better insight on the performance of each explanation method when applied to clinical data of different properties. </w:t>
      </w:r>
      <w:r>
        <w:rPr>
          <w:sz w:val="20"/>
          <w:szCs w:val="20"/>
        </w:rPr>
        <w:t>W</w:t>
      </w:r>
      <w:r w:rsidR="0040564C" w:rsidRPr="0040564C">
        <w:rPr>
          <w:sz w:val="20"/>
          <w:szCs w:val="20"/>
        </w:rPr>
        <w:t xml:space="preserve">e prove the usefulness of </w:t>
      </w:r>
      <w:r w:rsidR="007454F8">
        <w:rPr>
          <w:sz w:val="20"/>
          <w:szCs w:val="20"/>
        </w:rPr>
        <w:t>different methods</w:t>
      </w:r>
      <w:r w:rsidR="0040564C" w:rsidRPr="0040564C">
        <w:rPr>
          <w:sz w:val="20"/>
          <w:szCs w:val="20"/>
        </w:rPr>
        <w:t xml:space="preserve"> in all these data settings, and the advantage of other methods in some of them. Although those methods are preforming good the development of more causality </w:t>
      </w:r>
      <w:r w:rsidR="007454F8">
        <w:rPr>
          <w:sz w:val="20"/>
          <w:szCs w:val="20"/>
        </w:rPr>
        <w:t xml:space="preserve">methods </w:t>
      </w:r>
      <w:r w:rsidR="0040564C" w:rsidRPr="0040564C">
        <w:rPr>
          <w:sz w:val="20"/>
          <w:szCs w:val="20"/>
        </w:rPr>
        <w:t xml:space="preserve"> is a necessary step in building more human-like </w:t>
      </w:r>
      <w:r w:rsidR="009A5D0D" w:rsidRPr="009A5D0D">
        <w:rPr>
          <w:sz w:val="20"/>
          <w:szCs w:val="20"/>
        </w:rPr>
        <w:t>artificial</w:t>
      </w:r>
      <w:r w:rsidR="009A5D0D" w:rsidRPr="0040564C">
        <w:rPr>
          <w:sz w:val="20"/>
          <w:szCs w:val="20"/>
        </w:rPr>
        <w:t xml:space="preserve"> </w:t>
      </w:r>
      <w:r w:rsidR="0040564C" w:rsidRPr="0040564C">
        <w:rPr>
          <w:sz w:val="20"/>
          <w:szCs w:val="20"/>
        </w:rPr>
        <w:t xml:space="preserve">intelligence (AI) for the future, that in turn can learn to deal with real clinical data and produce butter </w:t>
      </w:r>
      <w:r w:rsidR="009A5D0D" w:rsidRPr="0040564C">
        <w:rPr>
          <w:sz w:val="20"/>
          <w:szCs w:val="20"/>
        </w:rPr>
        <w:t>predictions.</w:t>
      </w:r>
      <w:r w:rsidR="009A5D0D">
        <w:rPr>
          <w:sz w:val="20"/>
          <w:szCs w:val="20"/>
        </w:rPr>
        <w:t xml:space="preserve"> </w:t>
      </w:r>
      <w:r w:rsidR="009A5D0D" w:rsidRPr="009A5D0D">
        <w:rPr>
          <w:sz w:val="20"/>
          <w:szCs w:val="20"/>
        </w:rPr>
        <w:t>As AI becomes more advanced, humans are challenged to comprehend and retrace how the algorithm came to a result. The whole calculation process is turned into what is commonly referred to as a “black box" that is impossible to interpret.</w:t>
      </w:r>
      <w:r w:rsidR="009A5D0D">
        <w:rPr>
          <w:sz w:val="20"/>
          <w:szCs w:val="20"/>
        </w:rPr>
        <w:t xml:space="preserve"> And that is why </w:t>
      </w:r>
      <w:r w:rsidR="009A5D0D" w:rsidRPr="009A5D0D">
        <w:rPr>
          <w:sz w:val="20"/>
          <w:szCs w:val="20"/>
        </w:rPr>
        <w:t>a set of processes and methods </w:t>
      </w:r>
      <w:r w:rsidR="00C54997">
        <w:rPr>
          <w:sz w:val="20"/>
          <w:szCs w:val="20"/>
        </w:rPr>
        <w:t xml:space="preserve">are being developed like </w:t>
      </w:r>
      <w:r w:rsidR="00C54997" w:rsidRPr="00C54997">
        <w:rPr>
          <w:sz w:val="20"/>
          <w:szCs w:val="20"/>
        </w:rPr>
        <w:t>Explainable artificial intelligence (XAI)</w:t>
      </w:r>
      <w:r w:rsidR="00C54997" w:rsidRPr="00C54997">
        <w:rPr>
          <w:rFonts w:ascii="IBM Plex Sans" w:hAnsi="IBM Plex Sans"/>
          <w:color w:val="525252"/>
          <w:shd w:val="clear" w:color="auto" w:fill="FFFFFF"/>
        </w:rPr>
        <w:t xml:space="preserve"> </w:t>
      </w:r>
      <w:r w:rsidR="00C54997" w:rsidRPr="00C54997">
        <w:rPr>
          <w:sz w:val="20"/>
          <w:szCs w:val="20"/>
        </w:rPr>
        <w:t xml:space="preserve">that allows </w:t>
      </w:r>
      <w:r w:rsidR="00C54997">
        <w:rPr>
          <w:sz w:val="20"/>
          <w:szCs w:val="20"/>
        </w:rPr>
        <w:t xml:space="preserve">us </w:t>
      </w:r>
      <w:r w:rsidR="00C54997" w:rsidRPr="00C54997">
        <w:rPr>
          <w:sz w:val="20"/>
          <w:szCs w:val="20"/>
        </w:rPr>
        <w:t>to comprehend and trust the results and output created by</w:t>
      </w:r>
      <w:r w:rsidR="00C54997">
        <w:rPr>
          <w:sz w:val="20"/>
          <w:szCs w:val="20"/>
        </w:rPr>
        <w:t xml:space="preserve"> the </w:t>
      </w:r>
      <w:r w:rsidR="007454F8">
        <w:rPr>
          <w:sz w:val="20"/>
          <w:szCs w:val="20"/>
        </w:rPr>
        <w:t>D</w:t>
      </w:r>
      <w:r w:rsidR="00C54997">
        <w:rPr>
          <w:sz w:val="20"/>
          <w:szCs w:val="20"/>
        </w:rPr>
        <w:t xml:space="preserve">L algorithms. As we move to use more AI models in our </w:t>
      </w:r>
      <w:r w:rsidR="00C54997" w:rsidRPr="00C54997">
        <w:rPr>
          <w:sz w:val="20"/>
          <w:szCs w:val="20"/>
        </w:rPr>
        <w:t>decision</w:t>
      </w:r>
      <w:r w:rsidR="00C54997">
        <w:rPr>
          <w:sz w:val="20"/>
          <w:szCs w:val="20"/>
        </w:rPr>
        <w:t xml:space="preserve"> making the development of  methods like XAI  is </w:t>
      </w:r>
      <w:r w:rsidR="00C54997" w:rsidRPr="00C54997">
        <w:rPr>
          <w:sz w:val="20"/>
          <w:szCs w:val="20"/>
        </w:rPr>
        <w:t>crucial</w:t>
      </w:r>
      <w:r w:rsidR="00C54997">
        <w:rPr>
          <w:sz w:val="20"/>
          <w:szCs w:val="20"/>
        </w:rPr>
        <w:t xml:space="preserve"> and more research should be done</w:t>
      </w:r>
      <w:r w:rsidR="00F24D21">
        <w:rPr>
          <w:sz w:val="20"/>
          <w:szCs w:val="20"/>
        </w:rPr>
        <w:t>.</w:t>
      </w:r>
      <w:r w:rsidR="00C54997">
        <w:rPr>
          <w:sz w:val="20"/>
          <w:szCs w:val="20"/>
        </w:rPr>
        <w:t xml:space="preserve"> </w:t>
      </w:r>
    </w:p>
    <w:p w14:paraId="57893E4D" w14:textId="77777777" w:rsidR="00AF485F" w:rsidRDefault="00AF485F" w:rsidP="004F4C9A">
      <w:pPr>
        <w:pStyle w:val="ReferenceHead"/>
      </w:pPr>
    </w:p>
    <w:p w14:paraId="63134D48" w14:textId="597CB661" w:rsidR="00AF485F" w:rsidRDefault="00AF485F" w:rsidP="00AF485F">
      <w:pPr>
        <w:pStyle w:val="ReferenceHead"/>
      </w:pPr>
      <w:r>
        <w:t xml:space="preserve">Appendix </w:t>
      </w:r>
    </w:p>
    <w:p w14:paraId="4016D3F5" w14:textId="0C7C91D8" w:rsidR="00881AB5" w:rsidRDefault="00881AB5" w:rsidP="00881AB5">
      <w:pPr>
        <w:pStyle w:val="ReferenceHead"/>
        <w:numPr>
          <w:ilvl w:val="0"/>
          <w:numId w:val="11"/>
        </w:numPr>
        <w:jc w:val="left"/>
      </w:pPr>
      <w:r>
        <w:t xml:space="preserve"> The code used in this project can be found in our GitHub via this link : </w:t>
      </w:r>
      <w:hyperlink r:id="rId30" w:history="1">
        <w:r w:rsidRPr="00864E81">
          <w:rPr>
            <w:rStyle w:val="Hyperlink"/>
          </w:rPr>
          <w:t>https://github.com/ShadiKhoury/DL_Project</w:t>
        </w:r>
      </w:hyperlink>
    </w:p>
    <w:p w14:paraId="4DAA8FC2" w14:textId="37776BDE" w:rsidR="00881AB5" w:rsidRDefault="00881AB5" w:rsidP="00881AB5">
      <w:pPr>
        <w:pStyle w:val="ReferenceHead"/>
        <w:numPr>
          <w:ilvl w:val="0"/>
          <w:numId w:val="11"/>
        </w:numPr>
        <w:jc w:val="left"/>
      </w:pPr>
      <w:r>
        <w:t>Due to security concerns , and Security agreements singed in order to obtain real word-clinical data , we can't share our own datasets , as this script can be used to implement into your own datasets in seamless manner.</w:t>
      </w:r>
    </w:p>
    <w:p w14:paraId="22F539D6" w14:textId="77777777" w:rsidR="00AF485F" w:rsidRDefault="00AF485F" w:rsidP="00AF485F">
      <w:pPr>
        <w:pStyle w:val="ReferenceHead"/>
      </w:pPr>
    </w:p>
    <w:p w14:paraId="29C3516A" w14:textId="4727F5F3" w:rsidR="006B036D" w:rsidRPr="004F4C9A" w:rsidRDefault="00BA1BE9" w:rsidP="004F4C9A">
      <w:pPr>
        <w:pStyle w:val="ReferenceHead"/>
      </w:pPr>
      <w:r>
        <w:t>References</w:t>
      </w:r>
    </w:p>
    <w:sdt>
      <w:sdtPr>
        <w:tag w:val="MENDELEY_BIBLIOGRAPHY"/>
        <w:id w:val="-1972441404"/>
        <w:placeholder>
          <w:docPart w:val="DefaultPlaceholder_-1854013440"/>
        </w:placeholder>
      </w:sdtPr>
      <w:sdtContent>
        <w:p w14:paraId="50197E20" w14:textId="60D34F95" w:rsidR="00AF485F" w:rsidRDefault="00AF485F" w:rsidP="00AF485F">
          <w:pPr>
            <w:pStyle w:val="ReferenceHead"/>
            <w:jc w:val="left"/>
            <w:divId w:val="1837305953"/>
          </w:pPr>
          <w:r>
            <w:t>[1]</w:t>
          </w:r>
          <w:r>
            <w:tab/>
          </w:r>
          <w:r w:rsidRPr="00AF485F">
            <w:rPr>
              <w:sz w:val="24"/>
              <w:szCs w:val="24"/>
            </w:rPr>
            <w:t xml:space="preserve">E. </w:t>
          </w:r>
          <w:proofErr w:type="spellStart"/>
          <w:r w:rsidRPr="00AF485F">
            <w:rPr>
              <w:sz w:val="24"/>
              <w:szCs w:val="24"/>
            </w:rPr>
            <w:t>Štrumbelj</w:t>
          </w:r>
          <w:proofErr w:type="spellEnd"/>
          <w:r w:rsidRPr="00AF485F">
            <w:rPr>
              <w:sz w:val="24"/>
              <w:szCs w:val="24"/>
            </w:rPr>
            <w:t xml:space="preserve"> and I. Kononenko, “Explaining prediction models and individual predictions with feature contributions,” Knowledge and Information Systems 2013 41:3, vol. 41, no. 3, pp. 647–665, Aug. 2013, </w:t>
          </w:r>
          <w:proofErr w:type="spellStart"/>
          <w:r w:rsidRPr="00AF485F">
            <w:rPr>
              <w:sz w:val="24"/>
              <w:szCs w:val="24"/>
            </w:rPr>
            <w:t>doi</w:t>
          </w:r>
          <w:proofErr w:type="spellEnd"/>
          <w:r w:rsidRPr="00AF485F">
            <w:rPr>
              <w:sz w:val="24"/>
              <w:szCs w:val="24"/>
            </w:rPr>
            <w:t>: 10.1007/S10115-013-0679-X.</w:t>
          </w:r>
        </w:p>
        <w:p w14:paraId="747F3B79" w14:textId="7D08847D" w:rsidR="00AF485F" w:rsidRDefault="00AF485F">
          <w:pPr>
            <w:autoSpaceDE w:val="0"/>
            <w:autoSpaceDN w:val="0"/>
            <w:ind w:hanging="640"/>
            <w:divId w:val="1837305953"/>
          </w:pPr>
        </w:p>
        <w:p w14:paraId="4F2EA568" w14:textId="1EEDEC71" w:rsidR="00AF485F" w:rsidRDefault="00AF485F" w:rsidP="00AF485F">
          <w:pPr>
            <w:autoSpaceDE w:val="0"/>
            <w:autoSpaceDN w:val="0"/>
            <w:ind w:left="640" w:hanging="640"/>
            <w:divId w:val="1837305953"/>
          </w:pPr>
          <w:r>
            <w:t>[2]</w:t>
          </w:r>
          <w:r>
            <w:tab/>
            <w:t xml:space="preserve">G. Schwalbe, B. Finzel, G. Schwalbe, and B. Finzel, “A comprehensive taxonomy for explainable artificial intelligence: a systematic survey of surveys on methods and concepts,” </w:t>
          </w:r>
          <w:r>
            <w:rPr>
              <w:i/>
              <w:iCs/>
            </w:rPr>
            <w:t>Data Mining and Knowledge Discovery 2023</w:t>
          </w:r>
          <w:r>
            <w:t xml:space="preserve">, pp. 1–59, Jan. 2023, </w:t>
          </w:r>
          <w:proofErr w:type="spellStart"/>
          <w:r>
            <w:t>doi</w:t>
          </w:r>
          <w:proofErr w:type="spellEnd"/>
          <w:r>
            <w:t>: 10.1007/S10618-022-00867-8.</w:t>
          </w:r>
        </w:p>
        <w:p w14:paraId="4B8C6C9C" w14:textId="5FA4CB15" w:rsidR="00AF485F" w:rsidRDefault="00AF485F" w:rsidP="00AF485F">
          <w:pPr>
            <w:autoSpaceDE w:val="0"/>
            <w:autoSpaceDN w:val="0"/>
            <w:ind w:left="640" w:hanging="640"/>
            <w:divId w:val="1732077693"/>
          </w:pPr>
          <w:r>
            <w:t>[3]</w:t>
          </w:r>
          <w:r>
            <w:tab/>
            <w:t xml:space="preserve">H. Shu and H. Zhu, “Sensitivity Analysis of Deep Neural Networks,” Jan. 2019, </w:t>
          </w:r>
          <w:proofErr w:type="spellStart"/>
          <w:r>
            <w:t>doi</w:t>
          </w:r>
          <w:proofErr w:type="spellEnd"/>
          <w:r>
            <w:t>: 10.1609/aaai.v33i01.33014943.</w:t>
          </w:r>
        </w:p>
        <w:p w14:paraId="652F70BD" w14:textId="1A760778" w:rsidR="00AF485F" w:rsidRDefault="00AF485F" w:rsidP="00AF485F">
          <w:pPr>
            <w:autoSpaceDE w:val="0"/>
            <w:autoSpaceDN w:val="0"/>
            <w:ind w:left="640" w:hanging="640"/>
            <w:divId w:val="582616236"/>
          </w:pPr>
          <w:r>
            <w:t>[4]</w:t>
          </w:r>
          <w:r>
            <w:tab/>
            <w:t xml:space="preserve">M. Ancona, E. </w:t>
          </w:r>
          <w:proofErr w:type="spellStart"/>
          <w:r>
            <w:t>Ceolini</w:t>
          </w:r>
          <w:proofErr w:type="spellEnd"/>
          <w:r>
            <w:t xml:space="preserve">, C. </w:t>
          </w:r>
          <w:proofErr w:type="spellStart"/>
          <w:r>
            <w:t>Öztireli</w:t>
          </w:r>
          <w:proofErr w:type="spellEnd"/>
          <w:r>
            <w:t>, and M. Gross, “TOWARDS BETTER UNDERSTANDING OF GRADIENT-BASED ATTRIBUTION METHODS FOR DEEP NEURAL NETWORKS.”</w:t>
          </w:r>
        </w:p>
        <w:p w14:paraId="6804FB38" w14:textId="04F96F75" w:rsidR="00AF485F" w:rsidRDefault="00AF485F" w:rsidP="00AF485F">
          <w:pPr>
            <w:autoSpaceDE w:val="0"/>
            <w:autoSpaceDN w:val="0"/>
            <w:ind w:left="640" w:hanging="640"/>
            <w:divId w:val="897128786"/>
          </w:pPr>
          <w:r>
            <w:t>[5]</w:t>
          </w:r>
          <w:r>
            <w:tab/>
            <w:t xml:space="preserve">B. Zhou, A. Khosla, A. </w:t>
          </w:r>
          <w:proofErr w:type="spellStart"/>
          <w:r>
            <w:t>Lapedriza</w:t>
          </w:r>
          <w:proofErr w:type="spellEnd"/>
          <w:r>
            <w:t>, A. Oliva, and A. Torralba, “Learning Deep Features for Discriminative Localization.” [Online]. Available: http://cnnlocalization.csail.mit.edu</w:t>
          </w:r>
        </w:p>
        <w:p w14:paraId="22267726" w14:textId="4FEF250B" w:rsidR="00AF485F" w:rsidRDefault="00AF485F" w:rsidP="00AF485F">
          <w:pPr>
            <w:autoSpaceDE w:val="0"/>
            <w:autoSpaceDN w:val="0"/>
            <w:ind w:left="640" w:hanging="640"/>
            <w:divId w:val="1789004481"/>
          </w:pPr>
          <w:r>
            <w:t>[6]</w:t>
          </w:r>
          <w:r>
            <w:tab/>
            <w:t xml:space="preserve">E. Diao, G. Wang, J. Zhang, Y. Yang, J. Ding, and V. </w:t>
          </w:r>
          <w:proofErr w:type="spellStart"/>
          <w:r>
            <w:t>Tarokh</w:t>
          </w:r>
          <w:proofErr w:type="spellEnd"/>
          <w:r>
            <w:t>, “PRUNING DEEP NEURAL NETWORKS FROM A SPARSITY PERSPECTIVE.”</w:t>
          </w:r>
        </w:p>
        <w:p w14:paraId="38B5C48C" w14:textId="0470FB9F" w:rsidR="00AF485F" w:rsidRDefault="00AF485F" w:rsidP="00AF485F">
          <w:pPr>
            <w:autoSpaceDE w:val="0"/>
            <w:autoSpaceDN w:val="0"/>
            <w:ind w:left="640" w:hanging="640"/>
            <w:divId w:val="153037053"/>
          </w:pPr>
          <w:r>
            <w:lastRenderedPageBreak/>
            <w:t>[7]</w:t>
          </w:r>
          <w:r>
            <w:tab/>
            <w:t>K. Kawaguchi, Z. Deng, X. Ji, and J. Huang, “How Does Information Bottleneck Help Deep Learning?,” May 2023, Accessed: Oct. 07, 2023. [Online]. Available: https://arxiv.org/abs/2305.18887v1</w:t>
          </w:r>
        </w:p>
        <w:p w14:paraId="3041FD3C" w14:textId="0FB0C518" w:rsidR="00AF485F" w:rsidRDefault="00AF485F" w:rsidP="00AF485F">
          <w:pPr>
            <w:autoSpaceDE w:val="0"/>
            <w:autoSpaceDN w:val="0"/>
            <w:ind w:left="640" w:hanging="640"/>
            <w:divId w:val="280109927"/>
          </w:pPr>
          <w:r>
            <w:t>[8]</w:t>
          </w:r>
          <w:r>
            <w:tab/>
            <w:t>Y. Zoabi, S. Deri-</w:t>
          </w:r>
          <w:proofErr w:type="spellStart"/>
          <w:r>
            <w:t>Rozov</w:t>
          </w:r>
          <w:proofErr w:type="spellEnd"/>
          <w:r>
            <w:t xml:space="preserve">, and N. Shomron, “Machine learning-based prediction of COVID-19 diagnosis based on symptoms,” </w:t>
          </w:r>
          <w:proofErr w:type="spellStart"/>
          <w:r>
            <w:rPr>
              <w:i/>
              <w:iCs/>
            </w:rPr>
            <w:t>npj</w:t>
          </w:r>
          <w:proofErr w:type="spellEnd"/>
          <w:r>
            <w:rPr>
              <w:i/>
              <w:iCs/>
            </w:rPr>
            <w:t xml:space="preserve"> Digital Medicine 2021 4:1</w:t>
          </w:r>
          <w:r>
            <w:t xml:space="preserve">, vol. 4, no. 1, pp. 1–5, Jan. 2021, </w:t>
          </w:r>
          <w:proofErr w:type="spellStart"/>
          <w:r>
            <w:t>doi</w:t>
          </w:r>
          <w:proofErr w:type="spellEnd"/>
          <w:r>
            <w:t>: 10.1038/s41746-020-00372-6.</w:t>
          </w:r>
        </w:p>
        <w:p w14:paraId="6E9CC07C" w14:textId="5BE52DBD" w:rsidR="00AF485F" w:rsidRDefault="00AF485F" w:rsidP="00AF485F">
          <w:pPr>
            <w:autoSpaceDE w:val="0"/>
            <w:autoSpaceDN w:val="0"/>
            <w:ind w:left="640" w:hanging="640"/>
            <w:divId w:val="799425173"/>
          </w:pPr>
          <w:r>
            <w:t>[9]</w:t>
          </w:r>
          <w:r>
            <w:tab/>
            <w:t xml:space="preserve">Y. Zoabi, O. </w:t>
          </w:r>
          <w:proofErr w:type="spellStart"/>
          <w:r>
            <w:t>Kehat</w:t>
          </w:r>
          <w:proofErr w:type="spellEnd"/>
          <w:r>
            <w:t>, D. Lahav, A. Weiss-</w:t>
          </w:r>
          <w:proofErr w:type="spellStart"/>
          <w:r>
            <w:t>Meilik</w:t>
          </w:r>
          <w:proofErr w:type="spellEnd"/>
          <w:r>
            <w:t xml:space="preserve">, A. Adler, and N. Shomron, “Predicting bloodstream infection outcome using machine learning,” </w:t>
          </w:r>
          <w:proofErr w:type="spellStart"/>
          <w:r>
            <w:rPr>
              <w:i/>
              <w:iCs/>
            </w:rPr>
            <w:t>medRxiv</w:t>
          </w:r>
          <w:proofErr w:type="spellEnd"/>
          <w:r>
            <w:t xml:space="preserve">, p. 2021.05.18.21257369, May 2021, </w:t>
          </w:r>
          <w:proofErr w:type="spellStart"/>
          <w:r>
            <w:t>doi</w:t>
          </w:r>
          <w:proofErr w:type="spellEnd"/>
          <w:r>
            <w:t>: 10.1101/2021.05.18.21257369.</w:t>
          </w:r>
        </w:p>
        <w:p w14:paraId="0E913F26" w14:textId="55219756" w:rsidR="00AF485F" w:rsidRDefault="00AF485F" w:rsidP="00AF485F">
          <w:pPr>
            <w:autoSpaceDE w:val="0"/>
            <w:autoSpaceDN w:val="0"/>
            <w:ind w:left="640" w:hanging="640"/>
            <w:divId w:val="2088795714"/>
          </w:pPr>
          <w:r>
            <w:t>[10]</w:t>
          </w:r>
          <w:r>
            <w:tab/>
            <w:t xml:space="preserve">E. J. </w:t>
          </w:r>
          <w:proofErr w:type="spellStart"/>
          <w:r>
            <w:t>Lannge</w:t>
          </w:r>
          <w:proofErr w:type="spellEnd"/>
          <w:r>
            <w:t>, “Does removal of correlated variables affect the classification accuracy of machine learning algorithms?”.</w:t>
          </w:r>
        </w:p>
        <w:p w14:paraId="18E3FBB2" w14:textId="75305012" w:rsidR="00AF485F" w:rsidRDefault="00AF485F" w:rsidP="004F4C9A">
          <w:pPr>
            <w:pStyle w:val="ReferenceHead"/>
            <w:jc w:val="left"/>
          </w:pPr>
          <w:r>
            <w:t> </w:t>
          </w:r>
        </w:p>
      </w:sdtContent>
    </w:sdt>
    <w:p w14:paraId="4BEF5600" w14:textId="77777777" w:rsidR="00AF485F" w:rsidRDefault="00AF485F" w:rsidP="004F4C9A">
      <w:pPr>
        <w:pStyle w:val="ReferenceHead"/>
        <w:jc w:val="left"/>
      </w:pPr>
    </w:p>
    <w:p w14:paraId="60EF7BAF" w14:textId="48F2625F" w:rsidR="008805D9" w:rsidRDefault="004F4C9A" w:rsidP="00D62F90">
      <w:pPr>
        <w:pStyle w:val="ReferenceHead"/>
        <w:jc w:val="left"/>
        <w:sectPr w:rsidR="008805D9" w:rsidSect="008805D9">
          <w:type w:val="continuous"/>
          <w:pgSz w:w="12240" w:h="15840" w:code="1"/>
          <w:pgMar w:top="1152" w:right="720" w:bottom="1008" w:left="720" w:header="547" w:footer="446" w:gutter="0"/>
          <w:cols w:space="288"/>
          <w:docGrid w:linePitch="360"/>
        </w:sectPr>
      </w:pPr>
      <w:r>
        <w:t xml:space="preserve">  </w:t>
      </w:r>
    </w:p>
    <w:p w14:paraId="0FE8661C"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1CC23C57"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3C816" w14:textId="77777777" w:rsidR="00B651E8" w:rsidRDefault="00B651E8">
      <w:r>
        <w:separator/>
      </w:r>
    </w:p>
  </w:endnote>
  <w:endnote w:type="continuationSeparator" w:id="0">
    <w:p w14:paraId="62075C80" w14:textId="77777777" w:rsidR="00B651E8" w:rsidRDefault="00B65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Book Antiqua">
    <w:altName w:val="Palatino Linotype"/>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B109" w14:textId="3A17A5DB" w:rsidR="00916D12" w:rsidRPr="0007723D" w:rsidRDefault="0007723D" w:rsidP="000D342D">
    <w:pPr>
      <w:tabs>
        <w:tab w:val="left" w:pos="5387"/>
        <w:tab w:val="right" w:pos="10620"/>
      </w:tabs>
      <w:jc w:val="center"/>
      <w:rPr>
        <w:sz w:val="18"/>
        <w:szCs w:val="18"/>
      </w:rPr>
    </w:pP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6A3D9" w14:textId="77777777" w:rsidR="00B651E8" w:rsidRDefault="00B651E8">
      <w:r>
        <w:separator/>
      </w:r>
    </w:p>
  </w:footnote>
  <w:footnote w:type="continuationSeparator" w:id="0">
    <w:p w14:paraId="5D9851A3" w14:textId="77777777" w:rsidR="00B651E8" w:rsidRDefault="00B651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3A19" w14:textId="78EAD811" w:rsidR="00916D12" w:rsidRPr="00560AFF" w:rsidRDefault="006E2489" w:rsidP="006E2489">
    <w:pPr>
      <w:pStyle w:val="Header"/>
      <w:jc w:val="left"/>
      <w:rPr>
        <w:sz w:val="16"/>
        <w:szCs w:val="16"/>
      </w:rPr>
    </w:pPr>
    <w:r>
      <w:rPr>
        <w:sz w:val="16"/>
        <w:szCs w:val="16"/>
      </w:rPr>
      <w:t xml:space="preserve">                                                                                       </w:t>
    </w:r>
    <w:r w:rsidR="00560AFF">
      <w:rPr>
        <w:rFonts w:cs="Arial Unicode MS"/>
        <w:sz w:val="16"/>
        <w:szCs w:val="16"/>
      </w:rPr>
      <w:tab/>
    </w:r>
    <w:r w:rsidR="00560AFF">
      <w:rPr>
        <w:rFonts w:cs="Arial Unicode MS"/>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4A60871"/>
    <w:multiLevelType w:val="hybridMultilevel"/>
    <w:tmpl w:val="7B68B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420834528">
    <w:abstractNumId w:val="6"/>
  </w:num>
  <w:num w:numId="2" w16cid:durableId="1034426457">
    <w:abstractNumId w:val="3"/>
  </w:num>
  <w:num w:numId="3" w16cid:durableId="683482889">
    <w:abstractNumId w:val="7"/>
  </w:num>
  <w:num w:numId="4" w16cid:durableId="1208486820">
    <w:abstractNumId w:val="5"/>
  </w:num>
  <w:num w:numId="5" w16cid:durableId="1967157111">
    <w:abstractNumId w:val="0"/>
  </w:num>
  <w:num w:numId="6" w16cid:durableId="1276904653">
    <w:abstractNumId w:val="2"/>
  </w:num>
  <w:num w:numId="7" w16cid:durableId="1831096683">
    <w:abstractNumId w:val="8"/>
  </w:num>
  <w:num w:numId="8" w16cid:durableId="1553424814">
    <w:abstractNumId w:val="9"/>
  </w:num>
  <w:num w:numId="9" w16cid:durableId="1678342515">
    <w:abstractNumId w:val="4"/>
  </w:num>
  <w:num w:numId="10" w16cid:durableId="2037579777">
    <w:abstractNumId w:val="4"/>
  </w:num>
  <w:num w:numId="11" w16cid:durableId="116281926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di Jacob Khoury">
    <w15:presenceInfo w15:providerId="None" w15:userId="Shadi Jacob Khou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3D74"/>
    <w:rsid w:val="000046D2"/>
    <w:rsid w:val="0001039C"/>
    <w:rsid w:val="0001399B"/>
    <w:rsid w:val="0003247D"/>
    <w:rsid w:val="00032B4C"/>
    <w:rsid w:val="00042491"/>
    <w:rsid w:val="0006092C"/>
    <w:rsid w:val="00060A16"/>
    <w:rsid w:val="0007723D"/>
    <w:rsid w:val="0008198A"/>
    <w:rsid w:val="00097EAC"/>
    <w:rsid w:val="000A02A6"/>
    <w:rsid w:val="000A6B64"/>
    <w:rsid w:val="000B2891"/>
    <w:rsid w:val="000C02A9"/>
    <w:rsid w:val="000C1197"/>
    <w:rsid w:val="000C5CF3"/>
    <w:rsid w:val="000C643D"/>
    <w:rsid w:val="000D308D"/>
    <w:rsid w:val="000D342D"/>
    <w:rsid w:val="000D791D"/>
    <w:rsid w:val="000F1059"/>
    <w:rsid w:val="000F4659"/>
    <w:rsid w:val="001257B8"/>
    <w:rsid w:val="00132633"/>
    <w:rsid w:val="00135013"/>
    <w:rsid w:val="00140508"/>
    <w:rsid w:val="0014290F"/>
    <w:rsid w:val="00142CB2"/>
    <w:rsid w:val="001509DF"/>
    <w:rsid w:val="0015165A"/>
    <w:rsid w:val="00154CF9"/>
    <w:rsid w:val="00156415"/>
    <w:rsid w:val="00170039"/>
    <w:rsid w:val="00171E47"/>
    <w:rsid w:val="0017752F"/>
    <w:rsid w:val="00177FB9"/>
    <w:rsid w:val="00193082"/>
    <w:rsid w:val="001962D2"/>
    <w:rsid w:val="00197245"/>
    <w:rsid w:val="001A32B8"/>
    <w:rsid w:val="001A4A33"/>
    <w:rsid w:val="001E5199"/>
    <w:rsid w:val="001E6A61"/>
    <w:rsid w:val="001E74C3"/>
    <w:rsid w:val="00201908"/>
    <w:rsid w:val="00207267"/>
    <w:rsid w:val="00207594"/>
    <w:rsid w:val="00216F93"/>
    <w:rsid w:val="00217211"/>
    <w:rsid w:val="00223B2A"/>
    <w:rsid w:val="00237623"/>
    <w:rsid w:val="0025573A"/>
    <w:rsid w:val="0028683F"/>
    <w:rsid w:val="00287F36"/>
    <w:rsid w:val="00291823"/>
    <w:rsid w:val="00291F18"/>
    <w:rsid w:val="00292927"/>
    <w:rsid w:val="002942BA"/>
    <w:rsid w:val="002A1A2F"/>
    <w:rsid w:val="002A2A00"/>
    <w:rsid w:val="002A473A"/>
    <w:rsid w:val="002B7D07"/>
    <w:rsid w:val="002E312D"/>
    <w:rsid w:val="002E607E"/>
    <w:rsid w:val="002E7BC0"/>
    <w:rsid w:val="002F1D86"/>
    <w:rsid w:val="002F52E5"/>
    <w:rsid w:val="00303665"/>
    <w:rsid w:val="00303D9F"/>
    <w:rsid w:val="003132C5"/>
    <w:rsid w:val="0032294C"/>
    <w:rsid w:val="00333DE0"/>
    <w:rsid w:val="00341384"/>
    <w:rsid w:val="003447AE"/>
    <w:rsid w:val="00345284"/>
    <w:rsid w:val="0035561E"/>
    <w:rsid w:val="0037178C"/>
    <w:rsid w:val="00381E5B"/>
    <w:rsid w:val="0038639D"/>
    <w:rsid w:val="00391FFD"/>
    <w:rsid w:val="003A5484"/>
    <w:rsid w:val="003B3D6E"/>
    <w:rsid w:val="003C2072"/>
    <w:rsid w:val="003D5063"/>
    <w:rsid w:val="003E05DE"/>
    <w:rsid w:val="003E0D52"/>
    <w:rsid w:val="003E1E62"/>
    <w:rsid w:val="003F5D6E"/>
    <w:rsid w:val="00403B00"/>
    <w:rsid w:val="0040564C"/>
    <w:rsid w:val="00405A9B"/>
    <w:rsid w:val="00406212"/>
    <w:rsid w:val="004069D6"/>
    <w:rsid w:val="00407F23"/>
    <w:rsid w:val="0041563B"/>
    <w:rsid w:val="00416101"/>
    <w:rsid w:val="00424157"/>
    <w:rsid w:val="00427691"/>
    <w:rsid w:val="00431D13"/>
    <w:rsid w:val="00433274"/>
    <w:rsid w:val="00435DE2"/>
    <w:rsid w:val="00443752"/>
    <w:rsid w:val="00447CCD"/>
    <w:rsid w:val="00460570"/>
    <w:rsid w:val="004771DD"/>
    <w:rsid w:val="00490ACC"/>
    <w:rsid w:val="00494A7C"/>
    <w:rsid w:val="004A0EA6"/>
    <w:rsid w:val="004A545B"/>
    <w:rsid w:val="004B7907"/>
    <w:rsid w:val="004C3C16"/>
    <w:rsid w:val="004C793F"/>
    <w:rsid w:val="004D03B0"/>
    <w:rsid w:val="004D0991"/>
    <w:rsid w:val="004F3E77"/>
    <w:rsid w:val="004F4C9A"/>
    <w:rsid w:val="004F6E27"/>
    <w:rsid w:val="004F77B1"/>
    <w:rsid w:val="004F7CE3"/>
    <w:rsid w:val="00510D66"/>
    <w:rsid w:val="005178D2"/>
    <w:rsid w:val="00521F1D"/>
    <w:rsid w:val="00535ED9"/>
    <w:rsid w:val="0053650F"/>
    <w:rsid w:val="005558D1"/>
    <w:rsid w:val="00556B91"/>
    <w:rsid w:val="00560AFF"/>
    <w:rsid w:val="0056697B"/>
    <w:rsid w:val="00594DEA"/>
    <w:rsid w:val="00595BEF"/>
    <w:rsid w:val="005A41C2"/>
    <w:rsid w:val="005B61E1"/>
    <w:rsid w:val="005D3007"/>
    <w:rsid w:val="005E28E7"/>
    <w:rsid w:val="005F4215"/>
    <w:rsid w:val="0060764E"/>
    <w:rsid w:val="00632005"/>
    <w:rsid w:val="00642BB6"/>
    <w:rsid w:val="006443E5"/>
    <w:rsid w:val="0064442B"/>
    <w:rsid w:val="00651689"/>
    <w:rsid w:val="006611A4"/>
    <w:rsid w:val="00661F85"/>
    <w:rsid w:val="00673D80"/>
    <w:rsid w:val="00676222"/>
    <w:rsid w:val="006874A3"/>
    <w:rsid w:val="006A177C"/>
    <w:rsid w:val="006A1982"/>
    <w:rsid w:val="006B036D"/>
    <w:rsid w:val="006B0BC8"/>
    <w:rsid w:val="006B7387"/>
    <w:rsid w:val="006D5814"/>
    <w:rsid w:val="006D7815"/>
    <w:rsid w:val="006E2489"/>
    <w:rsid w:val="006F109E"/>
    <w:rsid w:val="006F35DB"/>
    <w:rsid w:val="00703EAE"/>
    <w:rsid w:val="00712978"/>
    <w:rsid w:val="00744ECD"/>
    <w:rsid w:val="007454F8"/>
    <w:rsid w:val="00755237"/>
    <w:rsid w:val="0076040E"/>
    <w:rsid w:val="00774367"/>
    <w:rsid w:val="007813E5"/>
    <w:rsid w:val="00783381"/>
    <w:rsid w:val="00783A46"/>
    <w:rsid w:val="0079254B"/>
    <w:rsid w:val="00792BD4"/>
    <w:rsid w:val="007A6E00"/>
    <w:rsid w:val="007A6ECC"/>
    <w:rsid w:val="007A7A8B"/>
    <w:rsid w:val="007C6EE9"/>
    <w:rsid w:val="007D3977"/>
    <w:rsid w:val="007D592F"/>
    <w:rsid w:val="007E6867"/>
    <w:rsid w:val="007F2607"/>
    <w:rsid w:val="007F364A"/>
    <w:rsid w:val="00804440"/>
    <w:rsid w:val="00806785"/>
    <w:rsid w:val="00813316"/>
    <w:rsid w:val="00815C24"/>
    <w:rsid w:val="00854803"/>
    <w:rsid w:val="008622A7"/>
    <w:rsid w:val="008766FE"/>
    <w:rsid w:val="00877ECB"/>
    <w:rsid w:val="008805D9"/>
    <w:rsid w:val="00881AB5"/>
    <w:rsid w:val="00882EDE"/>
    <w:rsid w:val="00883944"/>
    <w:rsid w:val="0089641F"/>
    <w:rsid w:val="008A1D76"/>
    <w:rsid w:val="008A2B49"/>
    <w:rsid w:val="008A36CF"/>
    <w:rsid w:val="008A79B4"/>
    <w:rsid w:val="008B383C"/>
    <w:rsid w:val="008B403D"/>
    <w:rsid w:val="008B4570"/>
    <w:rsid w:val="008E17B1"/>
    <w:rsid w:val="008E199B"/>
    <w:rsid w:val="008E6B65"/>
    <w:rsid w:val="008F2981"/>
    <w:rsid w:val="008F790E"/>
    <w:rsid w:val="00901BC5"/>
    <w:rsid w:val="009068B9"/>
    <w:rsid w:val="009100BE"/>
    <w:rsid w:val="00916D12"/>
    <w:rsid w:val="0092512C"/>
    <w:rsid w:val="00934161"/>
    <w:rsid w:val="00942EFC"/>
    <w:rsid w:val="00947C3B"/>
    <w:rsid w:val="00950B4A"/>
    <w:rsid w:val="00964847"/>
    <w:rsid w:val="00967C64"/>
    <w:rsid w:val="0097204F"/>
    <w:rsid w:val="0098240F"/>
    <w:rsid w:val="0098722E"/>
    <w:rsid w:val="0099582D"/>
    <w:rsid w:val="009A1D91"/>
    <w:rsid w:val="009A5D0D"/>
    <w:rsid w:val="009D0D40"/>
    <w:rsid w:val="009D392E"/>
    <w:rsid w:val="009E1BD8"/>
    <w:rsid w:val="009E7F78"/>
    <w:rsid w:val="009F1F79"/>
    <w:rsid w:val="009F7ACB"/>
    <w:rsid w:val="00A04C9F"/>
    <w:rsid w:val="00A11E4C"/>
    <w:rsid w:val="00A12A77"/>
    <w:rsid w:val="00A30289"/>
    <w:rsid w:val="00A31B41"/>
    <w:rsid w:val="00A34166"/>
    <w:rsid w:val="00A454A6"/>
    <w:rsid w:val="00A45BB7"/>
    <w:rsid w:val="00A47184"/>
    <w:rsid w:val="00A5423C"/>
    <w:rsid w:val="00A55468"/>
    <w:rsid w:val="00A612BE"/>
    <w:rsid w:val="00A6196A"/>
    <w:rsid w:val="00A67C4A"/>
    <w:rsid w:val="00A81BB7"/>
    <w:rsid w:val="00AA569B"/>
    <w:rsid w:val="00AA6911"/>
    <w:rsid w:val="00AB1E10"/>
    <w:rsid w:val="00AC0C5D"/>
    <w:rsid w:val="00AC1929"/>
    <w:rsid w:val="00AC4119"/>
    <w:rsid w:val="00AC63BA"/>
    <w:rsid w:val="00AD0BB0"/>
    <w:rsid w:val="00AD775A"/>
    <w:rsid w:val="00AF19A5"/>
    <w:rsid w:val="00AF485F"/>
    <w:rsid w:val="00AF654F"/>
    <w:rsid w:val="00AF7B9F"/>
    <w:rsid w:val="00B049D2"/>
    <w:rsid w:val="00B06EF7"/>
    <w:rsid w:val="00B070A1"/>
    <w:rsid w:val="00B17556"/>
    <w:rsid w:val="00B31503"/>
    <w:rsid w:val="00B41700"/>
    <w:rsid w:val="00B4423C"/>
    <w:rsid w:val="00B45899"/>
    <w:rsid w:val="00B52D1E"/>
    <w:rsid w:val="00B55E9C"/>
    <w:rsid w:val="00B60C5D"/>
    <w:rsid w:val="00B651E8"/>
    <w:rsid w:val="00B71F5F"/>
    <w:rsid w:val="00B7254B"/>
    <w:rsid w:val="00B75D74"/>
    <w:rsid w:val="00B80181"/>
    <w:rsid w:val="00B83956"/>
    <w:rsid w:val="00B852D4"/>
    <w:rsid w:val="00B94A59"/>
    <w:rsid w:val="00BA1BE9"/>
    <w:rsid w:val="00BA281B"/>
    <w:rsid w:val="00BB33D3"/>
    <w:rsid w:val="00BB5A11"/>
    <w:rsid w:val="00BB752D"/>
    <w:rsid w:val="00BC427C"/>
    <w:rsid w:val="00BD16D8"/>
    <w:rsid w:val="00BD1842"/>
    <w:rsid w:val="00BD4EDC"/>
    <w:rsid w:val="00BE1338"/>
    <w:rsid w:val="00BE1C1E"/>
    <w:rsid w:val="00BF62DF"/>
    <w:rsid w:val="00C31514"/>
    <w:rsid w:val="00C31FF2"/>
    <w:rsid w:val="00C45DAB"/>
    <w:rsid w:val="00C4625C"/>
    <w:rsid w:val="00C54997"/>
    <w:rsid w:val="00C57C47"/>
    <w:rsid w:val="00C608D8"/>
    <w:rsid w:val="00C63F93"/>
    <w:rsid w:val="00C65D45"/>
    <w:rsid w:val="00C74AC6"/>
    <w:rsid w:val="00C838F7"/>
    <w:rsid w:val="00CA6924"/>
    <w:rsid w:val="00CB1CC9"/>
    <w:rsid w:val="00CD40E5"/>
    <w:rsid w:val="00CE2F69"/>
    <w:rsid w:val="00CF4A25"/>
    <w:rsid w:val="00D001BC"/>
    <w:rsid w:val="00D02BE6"/>
    <w:rsid w:val="00D0339C"/>
    <w:rsid w:val="00D10DA0"/>
    <w:rsid w:val="00D142BA"/>
    <w:rsid w:val="00D23936"/>
    <w:rsid w:val="00D31A05"/>
    <w:rsid w:val="00D343CC"/>
    <w:rsid w:val="00D40251"/>
    <w:rsid w:val="00D46055"/>
    <w:rsid w:val="00D51EE4"/>
    <w:rsid w:val="00D62F90"/>
    <w:rsid w:val="00D66527"/>
    <w:rsid w:val="00D80105"/>
    <w:rsid w:val="00D80D1C"/>
    <w:rsid w:val="00D810B8"/>
    <w:rsid w:val="00D930AE"/>
    <w:rsid w:val="00DA2B41"/>
    <w:rsid w:val="00DA407D"/>
    <w:rsid w:val="00DB6C7B"/>
    <w:rsid w:val="00DC681F"/>
    <w:rsid w:val="00DF4B66"/>
    <w:rsid w:val="00E04B7F"/>
    <w:rsid w:val="00E070E9"/>
    <w:rsid w:val="00E154F9"/>
    <w:rsid w:val="00E35EA5"/>
    <w:rsid w:val="00E442B7"/>
    <w:rsid w:val="00E566BA"/>
    <w:rsid w:val="00E625C2"/>
    <w:rsid w:val="00E62C4F"/>
    <w:rsid w:val="00E63190"/>
    <w:rsid w:val="00E6514A"/>
    <w:rsid w:val="00E82307"/>
    <w:rsid w:val="00E85723"/>
    <w:rsid w:val="00E918F0"/>
    <w:rsid w:val="00EA1499"/>
    <w:rsid w:val="00EA6ED9"/>
    <w:rsid w:val="00EC2699"/>
    <w:rsid w:val="00EC2D9E"/>
    <w:rsid w:val="00EC6758"/>
    <w:rsid w:val="00EC6ED1"/>
    <w:rsid w:val="00EE2BA4"/>
    <w:rsid w:val="00EE39A6"/>
    <w:rsid w:val="00EE4FFE"/>
    <w:rsid w:val="00EE5655"/>
    <w:rsid w:val="00EF367C"/>
    <w:rsid w:val="00EF7935"/>
    <w:rsid w:val="00F174DB"/>
    <w:rsid w:val="00F176E6"/>
    <w:rsid w:val="00F2064D"/>
    <w:rsid w:val="00F20EA4"/>
    <w:rsid w:val="00F24D21"/>
    <w:rsid w:val="00F26158"/>
    <w:rsid w:val="00F3004B"/>
    <w:rsid w:val="00F323B2"/>
    <w:rsid w:val="00F627D3"/>
    <w:rsid w:val="00F66541"/>
    <w:rsid w:val="00F67A43"/>
    <w:rsid w:val="00F835DE"/>
    <w:rsid w:val="00F91D78"/>
    <w:rsid w:val="00F97BD5"/>
    <w:rsid w:val="00FA3DC0"/>
    <w:rsid w:val="00FB3536"/>
    <w:rsid w:val="00FB70FB"/>
    <w:rsid w:val="00FC0233"/>
    <w:rsid w:val="00FD021C"/>
    <w:rsid w:val="00FD434A"/>
    <w:rsid w:val="00FD5FFF"/>
    <w:rsid w:val="00FE0F88"/>
    <w:rsid w:val="00FE1D64"/>
    <w:rsid w:val="00FF54CF"/>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8CEB86"/>
  <w15:docId w15:val="{C6EBF0BC-A40F-4CCB-B0B5-B4DCA7E72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Caption">
    <w:name w:val="caption"/>
    <w:basedOn w:val="Normal"/>
    <w:next w:val="Normal"/>
    <w:uiPriority w:val="35"/>
    <w:unhideWhenUsed/>
    <w:qFormat/>
    <w:rsid w:val="002942BA"/>
    <w:pPr>
      <w:spacing w:after="200"/>
    </w:pPr>
    <w:rPr>
      <w:i/>
      <w:iCs/>
      <w:color w:val="1F497D" w:themeColor="text2"/>
      <w:sz w:val="18"/>
      <w:szCs w:val="18"/>
    </w:rPr>
  </w:style>
  <w:style w:type="character" w:customStyle="1" w:styleId="Heading2Char">
    <w:name w:val="Heading 2 Char"/>
    <w:basedOn w:val="DefaultParagraphFont"/>
    <w:link w:val="Heading2"/>
    <w:rsid w:val="002942BA"/>
    <w:rPr>
      <w:i/>
      <w:iCs/>
    </w:rPr>
  </w:style>
  <w:style w:type="table" w:styleId="TableGrid">
    <w:name w:val="Table Grid"/>
    <w:basedOn w:val="TableNormal"/>
    <w:uiPriority w:val="59"/>
    <w:rsid w:val="002942BA"/>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semiHidden/>
    <w:unhideWhenUsed/>
    <w:rsid w:val="006443E5"/>
    <w:pPr>
      <w:spacing w:after="120" w:line="480" w:lineRule="auto"/>
    </w:pPr>
  </w:style>
  <w:style w:type="character" w:customStyle="1" w:styleId="BodyText2Char">
    <w:name w:val="Body Text 2 Char"/>
    <w:basedOn w:val="DefaultParagraphFont"/>
    <w:link w:val="BodyText2"/>
    <w:uiPriority w:val="99"/>
    <w:semiHidden/>
    <w:rsid w:val="006443E5"/>
    <w:rPr>
      <w:sz w:val="24"/>
      <w:szCs w:val="24"/>
    </w:rPr>
  </w:style>
  <w:style w:type="paragraph" w:styleId="BodyTextIndent2">
    <w:name w:val="Body Text Indent 2"/>
    <w:basedOn w:val="Normal"/>
    <w:link w:val="BodyTextIndent2Char"/>
    <w:uiPriority w:val="99"/>
    <w:semiHidden/>
    <w:unhideWhenUsed/>
    <w:rsid w:val="0040564C"/>
    <w:pPr>
      <w:spacing w:after="120" w:line="480" w:lineRule="auto"/>
      <w:ind w:left="283"/>
    </w:pPr>
  </w:style>
  <w:style w:type="character" w:customStyle="1" w:styleId="BodyTextIndent2Char">
    <w:name w:val="Body Text Indent 2 Char"/>
    <w:basedOn w:val="DefaultParagraphFont"/>
    <w:link w:val="BodyTextIndent2"/>
    <w:uiPriority w:val="99"/>
    <w:semiHidden/>
    <w:rsid w:val="0040564C"/>
    <w:rPr>
      <w:sz w:val="24"/>
      <w:szCs w:val="24"/>
    </w:rPr>
  </w:style>
  <w:style w:type="paragraph" w:customStyle="1" w:styleId="RSCB02ArticleText">
    <w:name w:val="RSC B02 Article Text"/>
    <w:basedOn w:val="Normal"/>
    <w:link w:val="RSCB02ArticleTextChar"/>
    <w:qFormat/>
    <w:rsid w:val="0038639D"/>
    <w:pPr>
      <w:spacing w:line="240" w:lineRule="exact"/>
      <w:jc w:val="both"/>
    </w:pPr>
    <w:rPr>
      <w:rFonts w:asciiTheme="minorHAnsi" w:eastAsiaTheme="minorHAnsi" w:hAnsiTheme="minorHAnsi"/>
      <w:w w:val="108"/>
      <w:sz w:val="18"/>
      <w:szCs w:val="18"/>
      <w:lang w:val="en-GB"/>
    </w:rPr>
  </w:style>
  <w:style w:type="character" w:customStyle="1" w:styleId="RSCB02ArticleTextChar">
    <w:name w:val="RSC B02 Article Text Char"/>
    <w:basedOn w:val="DefaultParagraphFont"/>
    <w:link w:val="RSCB02ArticleText"/>
    <w:rsid w:val="0038639D"/>
    <w:rPr>
      <w:rFonts w:asciiTheme="minorHAnsi" w:eastAsiaTheme="minorHAnsi" w:hAnsiTheme="minorHAnsi"/>
      <w:w w:val="108"/>
      <w:sz w:val="18"/>
      <w:szCs w:val="18"/>
      <w:lang w:val="en-GB"/>
    </w:rPr>
  </w:style>
  <w:style w:type="character" w:styleId="PlaceholderText">
    <w:name w:val="Placeholder Text"/>
    <w:basedOn w:val="DefaultParagraphFont"/>
    <w:uiPriority w:val="99"/>
    <w:semiHidden/>
    <w:rsid w:val="0038639D"/>
    <w:rPr>
      <w:color w:val="808080"/>
    </w:rPr>
  </w:style>
  <w:style w:type="paragraph" w:customStyle="1" w:styleId="RSCB04AHeadingSection">
    <w:name w:val="RSC B04 A Heading (Section)"/>
    <w:basedOn w:val="Normal"/>
    <w:link w:val="RSCB04AHeadingSectionChar"/>
    <w:qFormat/>
    <w:rsid w:val="0038639D"/>
    <w:pPr>
      <w:spacing w:before="400" w:after="80"/>
    </w:pPr>
    <w:rPr>
      <w:rFonts w:asciiTheme="minorHAnsi" w:eastAsiaTheme="minorHAnsi" w:hAnsiTheme="minorHAnsi" w:cstheme="minorBidi"/>
      <w:b/>
      <w:szCs w:val="22"/>
      <w:lang w:val="en-GB"/>
    </w:rPr>
  </w:style>
  <w:style w:type="character" w:customStyle="1" w:styleId="RSCB04AHeadingSectionChar">
    <w:name w:val="RSC B04 A Heading (Section) Char"/>
    <w:basedOn w:val="DefaultParagraphFont"/>
    <w:link w:val="RSCB04AHeadingSection"/>
    <w:rsid w:val="0038639D"/>
    <w:rPr>
      <w:rFonts w:asciiTheme="minorHAnsi" w:eastAsiaTheme="minorHAnsi" w:hAnsiTheme="minorHAnsi" w:cstheme="minorBidi"/>
      <w:b/>
      <w:sz w:val="24"/>
      <w:szCs w:val="22"/>
      <w:lang w:val="en-GB"/>
    </w:rPr>
  </w:style>
  <w:style w:type="paragraph" w:styleId="Revision">
    <w:name w:val="Revision"/>
    <w:hidden/>
    <w:uiPriority w:val="99"/>
    <w:semiHidden/>
    <w:rsid w:val="00A45BB7"/>
    <w:rPr>
      <w:sz w:val="24"/>
      <w:szCs w:val="24"/>
    </w:rPr>
  </w:style>
  <w:style w:type="character" w:styleId="CommentReference">
    <w:name w:val="annotation reference"/>
    <w:basedOn w:val="DefaultParagraphFont"/>
    <w:uiPriority w:val="99"/>
    <w:semiHidden/>
    <w:unhideWhenUsed/>
    <w:rsid w:val="00A45BB7"/>
    <w:rPr>
      <w:sz w:val="16"/>
      <w:szCs w:val="16"/>
    </w:rPr>
  </w:style>
  <w:style w:type="paragraph" w:styleId="CommentText">
    <w:name w:val="annotation text"/>
    <w:basedOn w:val="Normal"/>
    <w:link w:val="CommentTextChar"/>
    <w:uiPriority w:val="99"/>
    <w:semiHidden/>
    <w:unhideWhenUsed/>
    <w:rsid w:val="00A45BB7"/>
    <w:rPr>
      <w:sz w:val="20"/>
      <w:szCs w:val="20"/>
    </w:rPr>
  </w:style>
  <w:style w:type="character" w:customStyle="1" w:styleId="CommentTextChar">
    <w:name w:val="Comment Text Char"/>
    <w:basedOn w:val="DefaultParagraphFont"/>
    <w:link w:val="CommentText"/>
    <w:uiPriority w:val="99"/>
    <w:semiHidden/>
    <w:rsid w:val="00A45BB7"/>
  </w:style>
  <w:style w:type="paragraph" w:styleId="CommentSubject">
    <w:name w:val="annotation subject"/>
    <w:basedOn w:val="CommentText"/>
    <w:next w:val="CommentText"/>
    <w:link w:val="CommentSubjectChar"/>
    <w:uiPriority w:val="99"/>
    <w:semiHidden/>
    <w:unhideWhenUsed/>
    <w:rsid w:val="00A45BB7"/>
    <w:rPr>
      <w:b/>
      <w:bCs/>
    </w:rPr>
  </w:style>
  <w:style w:type="character" w:customStyle="1" w:styleId="CommentSubjectChar">
    <w:name w:val="Comment Subject Char"/>
    <w:basedOn w:val="CommentTextChar"/>
    <w:link w:val="CommentSubject"/>
    <w:uiPriority w:val="99"/>
    <w:semiHidden/>
    <w:rsid w:val="00A45BB7"/>
    <w:rPr>
      <w:b/>
      <w:bCs/>
    </w:rPr>
  </w:style>
  <w:style w:type="character" w:styleId="UnresolvedMention">
    <w:name w:val="Unresolved Mention"/>
    <w:basedOn w:val="DefaultParagraphFont"/>
    <w:uiPriority w:val="99"/>
    <w:semiHidden/>
    <w:unhideWhenUsed/>
    <w:rsid w:val="00881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618084">
      <w:bodyDiv w:val="1"/>
      <w:marLeft w:val="0"/>
      <w:marRight w:val="0"/>
      <w:marTop w:val="0"/>
      <w:marBottom w:val="0"/>
      <w:divBdr>
        <w:top w:val="none" w:sz="0" w:space="0" w:color="auto"/>
        <w:left w:val="none" w:sz="0" w:space="0" w:color="auto"/>
        <w:bottom w:val="none" w:sz="0" w:space="0" w:color="auto"/>
        <w:right w:val="none" w:sz="0" w:space="0" w:color="auto"/>
      </w:divBdr>
      <w:divsChild>
        <w:div w:id="1837305953">
          <w:marLeft w:val="640"/>
          <w:marRight w:val="0"/>
          <w:marTop w:val="0"/>
          <w:marBottom w:val="0"/>
          <w:divBdr>
            <w:top w:val="none" w:sz="0" w:space="0" w:color="auto"/>
            <w:left w:val="none" w:sz="0" w:space="0" w:color="auto"/>
            <w:bottom w:val="none" w:sz="0" w:space="0" w:color="auto"/>
            <w:right w:val="none" w:sz="0" w:space="0" w:color="auto"/>
          </w:divBdr>
        </w:div>
        <w:div w:id="1732077693">
          <w:marLeft w:val="640"/>
          <w:marRight w:val="0"/>
          <w:marTop w:val="0"/>
          <w:marBottom w:val="0"/>
          <w:divBdr>
            <w:top w:val="none" w:sz="0" w:space="0" w:color="auto"/>
            <w:left w:val="none" w:sz="0" w:space="0" w:color="auto"/>
            <w:bottom w:val="none" w:sz="0" w:space="0" w:color="auto"/>
            <w:right w:val="none" w:sz="0" w:space="0" w:color="auto"/>
          </w:divBdr>
        </w:div>
        <w:div w:id="582616236">
          <w:marLeft w:val="640"/>
          <w:marRight w:val="0"/>
          <w:marTop w:val="0"/>
          <w:marBottom w:val="0"/>
          <w:divBdr>
            <w:top w:val="none" w:sz="0" w:space="0" w:color="auto"/>
            <w:left w:val="none" w:sz="0" w:space="0" w:color="auto"/>
            <w:bottom w:val="none" w:sz="0" w:space="0" w:color="auto"/>
            <w:right w:val="none" w:sz="0" w:space="0" w:color="auto"/>
          </w:divBdr>
        </w:div>
        <w:div w:id="897128786">
          <w:marLeft w:val="640"/>
          <w:marRight w:val="0"/>
          <w:marTop w:val="0"/>
          <w:marBottom w:val="0"/>
          <w:divBdr>
            <w:top w:val="none" w:sz="0" w:space="0" w:color="auto"/>
            <w:left w:val="none" w:sz="0" w:space="0" w:color="auto"/>
            <w:bottom w:val="none" w:sz="0" w:space="0" w:color="auto"/>
            <w:right w:val="none" w:sz="0" w:space="0" w:color="auto"/>
          </w:divBdr>
        </w:div>
        <w:div w:id="1789004481">
          <w:marLeft w:val="640"/>
          <w:marRight w:val="0"/>
          <w:marTop w:val="0"/>
          <w:marBottom w:val="0"/>
          <w:divBdr>
            <w:top w:val="none" w:sz="0" w:space="0" w:color="auto"/>
            <w:left w:val="none" w:sz="0" w:space="0" w:color="auto"/>
            <w:bottom w:val="none" w:sz="0" w:space="0" w:color="auto"/>
            <w:right w:val="none" w:sz="0" w:space="0" w:color="auto"/>
          </w:divBdr>
        </w:div>
        <w:div w:id="153037053">
          <w:marLeft w:val="640"/>
          <w:marRight w:val="0"/>
          <w:marTop w:val="0"/>
          <w:marBottom w:val="0"/>
          <w:divBdr>
            <w:top w:val="none" w:sz="0" w:space="0" w:color="auto"/>
            <w:left w:val="none" w:sz="0" w:space="0" w:color="auto"/>
            <w:bottom w:val="none" w:sz="0" w:space="0" w:color="auto"/>
            <w:right w:val="none" w:sz="0" w:space="0" w:color="auto"/>
          </w:divBdr>
        </w:div>
        <w:div w:id="280109927">
          <w:marLeft w:val="640"/>
          <w:marRight w:val="0"/>
          <w:marTop w:val="0"/>
          <w:marBottom w:val="0"/>
          <w:divBdr>
            <w:top w:val="none" w:sz="0" w:space="0" w:color="auto"/>
            <w:left w:val="none" w:sz="0" w:space="0" w:color="auto"/>
            <w:bottom w:val="none" w:sz="0" w:space="0" w:color="auto"/>
            <w:right w:val="none" w:sz="0" w:space="0" w:color="auto"/>
          </w:divBdr>
        </w:div>
        <w:div w:id="799425173">
          <w:marLeft w:val="640"/>
          <w:marRight w:val="0"/>
          <w:marTop w:val="0"/>
          <w:marBottom w:val="0"/>
          <w:divBdr>
            <w:top w:val="none" w:sz="0" w:space="0" w:color="auto"/>
            <w:left w:val="none" w:sz="0" w:space="0" w:color="auto"/>
            <w:bottom w:val="none" w:sz="0" w:space="0" w:color="auto"/>
            <w:right w:val="none" w:sz="0" w:space="0" w:color="auto"/>
          </w:divBdr>
        </w:div>
        <w:div w:id="208879571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github.com/ShadiKhoury/DL_Project" TargetMode="Externa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A127FBD019492996FD81B59783F233"/>
        <w:category>
          <w:name w:val="General"/>
          <w:gallery w:val="placeholder"/>
        </w:category>
        <w:types>
          <w:type w:val="bbPlcHdr"/>
        </w:types>
        <w:behaviors>
          <w:behavior w:val="content"/>
        </w:behaviors>
        <w:guid w:val="{9068FA85-32E4-4743-8508-125764C79028}"/>
      </w:docPartPr>
      <w:docPartBody>
        <w:p w:rsidR="00D16436" w:rsidRDefault="009318D9" w:rsidP="009318D9">
          <w:pPr>
            <w:pStyle w:val="7BA127FBD019492996FD81B59783F233"/>
          </w:pPr>
          <w:r w:rsidRPr="00AE2AB1">
            <w:rPr>
              <w:rStyle w:val="PlaceholderText"/>
            </w:rPr>
            <w:t>Click or tap here to enter text.</w:t>
          </w:r>
        </w:p>
      </w:docPartBody>
    </w:docPart>
    <w:docPart>
      <w:docPartPr>
        <w:name w:val="A639B3BE0CBD46D6A614C36ADB2EF9E7"/>
        <w:category>
          <w:name w:val="General"/>
          <w:gallery w:val="placeholder"/>
        </w:category>
        <w:types>
          <w:type w:val="bbPlcHdr"/>
        </w:types>
        <w:behaviors>
          <w:behavior w:val="content"/>
        </w:behaviors>
        <w:guid w:val="{F0E9036A-39BE-4157-9307-8A50B75B8F98}"/>
      </w:docPartPr>
      <w:docPartBody>
        <w:p w:rsidR="00D16436" w:rsidRDefault="009318D9" w:rsidP="009318D9">
          <w:pPr>
            <w:pStyle w:val="A639B3BE0CBD46D6A614C36ADB2EF9E7"/>
          </w:pPr>
          <w:r w:rsidRPr="00AE2AB1">
            <w:rPr>
              <w:rStyle w:val="PlaceholderText"/>
            </w:rPr>
            <w:t>Click or tap here to enter text.</w:t>
          </w:r>
        </w:p>
      </w:docPartBody>
    </w:docPart>
    <w:docPart>
      <w:docPartPr>
        <w:name w:val="207E57CD80B7410D96CA51C3560BCEB0"/>
        <w:category>
          <w:name w:val="General"/>
          <w:gallery w:val="placeholder"/>
        </w:category>
        <w:types>
          <w:type w:val="bbPlcHdr"/>
        </w:types>
        <w:behaviors>
          <w:behavior w:val="content"/>
        </w:behaviors>
        <w:guid w:val="{A0CCCCD9-36CA-466F-9493-B5730FAD8EDC}"/>
      </w:docPartPr>
      <w:docPartBody>
        <w:p w:rsidR="00D16436" w:rsidRDefault="009318D9" w:rsidP="009318D9">
          <w:pPr>
            <w:pStyle w:val="207E57CD80B7410D96CA51C3560BCEB0"/>
          </w:pPr>
          <w:r w:rsidRPr="00AE2A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EB9A2E1-BD88-40A6-B3D5-1C2B9776C7AD}"/>
      </w:docPartPr>
      <w:docPartBody>
        <w:p w:rsidR="00000000" w:rsidRDefault="006A2EAD">
          <w:r w:rsidRPr="00864E8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Book Antiqua">
    <w:altName w:val="Palatino Linotype"/>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D9"/>
    <w:rsid w:val="00320F5E"/>
    <w:rsid w:val="004C2253"/>
    <w:rsid w:val="00511761"/>
    <w:rsid w:val="006A2EAD"/>
    <w:rsid w:val="009318D9"/>
    <w:rsid w:val="009E4990"/>
    <w:rsid w:val="00D0309C"/>
    <w:rsid w:val="00D164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2EAD"/>
    <w:rPr>
      <w:color w:val="808080"/>
    </w:rPr>
  </w:style>
  <w:style w:type="paragraph" w:customStyle="1" w:styleId="7BA127FBD019492996FD81B59783F233">
    <w:name w:val="7BA127FBD019492996FD81B59783F233"/>
    <w:rsid w:val="009318D9"/>
    <w:pPr>
      <w:bidi/>
    </w:pPr>
  </w:style>
  <w:style w:type="paragraph" w:customStyle="1" w:styleId="A639B3BE0CBD46D6A614C36ADB2EF9E7">
    <w:name w:val="A639B3BE0CBD46D6A614C36ADB2EF9E7"/>
    <w:rsid w:val="009318D9"/>
    <w:pPr>
      <w:bidi/>
    </w:pPr>
  </w:style>
  <w:style w:type="paragraph" w:customStyle="1" w:styleId="207E57CD80B7410D96CA51C3560BCEB0">
    <w:name w:val="207E57CD80B7410D96CA51C3560BCEB0"/>
    <w:rsid w:val="009318D9"/>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CD0ED5-5EA3-41EA-AB8C-9C191D5F669B}">
  <we:reference id="wa104382081" version="1.55.1.0" store="en-US" storeType="OMEX"/>
  <we:alternateReferences>
    <we:reference id="wa104382081" version="1.55.1.0" store="" storeType="OMEX"/>
  </we:alternateReferences>
  <we:properties>
    <we:property name="MENDELEY_CITATIONS" value="[{&quot;citationID&quot;:&quot;MENDELEY_CITATION_d05ceade-113a-4d07-9fd4-19692ca0456c&quot;,&quot;properties&quot;:{&quot;noteIndex&quot;:0},&quot;isEdited&quot;:false,&quot;manualOverride&quot;:{&quot;isManuallyOverridden&quot;:true,&quot;citeprocText&quot;:&quot;[1]&quot;,&quot;manualOverrideText&quot;:&quot;[2]&quot;},&quot;citationTag&quot;:&quot;MENDELEY_CITATION_v3_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&quot;,&quot;citationItems&quot;:[{&quot;id&quot;:&quot;be72e296-35f4-362f-ba3f-3a488a757e87&quot;,&quot;itemData&quot;:{&quot;type&quot;:&quot;article-journal&quot;,&quot;id&quot;:&quot;be72e296-35f4-362f-ba3f-3a488a757e87&quot;,&quot;title&quot;:&quot;A comprehensive taxonomy for explainable artificial intelligence: a systematic survey of surveys on methods and concepts&quot;,&quot;groupId&quot;:&quot;d4df137a-933e-3d82-a5f0-7354ca94eb3f&quot;,&quot;author&quot;:[{&quot;family&quot;:&quot;Schwalbe&quot;,&quot;given&quot;:&quot;Gesina&quot;,&quot;parse-names&quot;:false,&quot;dropping-particle&quot;:&quot;&quot;,&quot;non-dropping-particle&quot;:&quot;&quot;},{&quot;family&quot;:&quot;Finzel&quot;,&quot;given&quot;:&quot;Bettina&quot;,&quot;parse-names&quot;:false,&quot;dropping-particle&quot;:&quot;&quot;,&quot;non-dropping-particle&quot;:&quot;&quot;},{&quot;family&quot;:&quot;Schwalbe&quot;,&quot;given&quot;:&quot;G&quot;,&quot;parse-names&quot;:false,&quot;dropping-particle&quot;:&quot;&quot;,&quot;non-dropping-particle&quot;:&quot;&quot;},{&quot;family&quot;:&quot;Finzel&quot;,&quot;given&quot;:&quot;B&quot;,&quot;parse-names&quot;:false,&quot;dropping-particle&quot;:&quot;&quot;,&quot;non-dropping-particle&quot;:&quot;&quot;}],&quot;container-title&quot;:&quot;Data Mining and Knowledge Discovery 2023&quot;,&quot;accessed&quot;:{&quot;date-parts&quot;:[[2023,7,16]]},&quot;DOI&quot;:&quot;10.1007/S10618-022-00867-8&quot;,&quot;ISSN&quot;:&quot;1573-756X&quot;,&quot;URL&quot;:&quot;https://link.springer.com/article/10.1007/s10618-022-00867-8&quot;,&quot;issued&quot;:{&quot;date-parts&quot;:[[2023,1,6]]},&quot;page&quot;:&quot;1-59&quot;,&quot;abstract&quot;:&quot;In the meantime, a wide variety of terminologies, motivations, approaches, and evaluation criteria have been developed within the research field of explainable artificial intelligence (XAI). With the amount of XAI methods vastly growing, a taxonomy of methods is needed by researchers as well as practitioners: To grasp the breadth of the topic, compare methods, and to select the right XAI method based on traits required by a specific use-case context. Many taxonomies for XAI methods of varying level of detail and depth can be found in the literature. While they often have a different focus, they also exhibit many points of overlap. This paper unifies these efforts and provides a complete taxonomy of XAI methods with respect to notions present in the current state of research. In a structured literature analysis and meta-study, we identified and reviewed more than 50 of the most cited and current surveys on XAI methods, metrics, and method traits. After summarizing them in a survey of surveys, we merge terminologies and concepts of the articles into a unified structured taxonomy. Single concepts therein are illustrated by more than 50 diverse selected example methods in total, which we categorize accordingly. The taxonomy may serve both beginners, researchers, and practitioners as a reference and wide-ranging overview of XAI method traits and aspects. Hence, it provides foundations for targeted, use-case-oriented, and context-sensitive future research.&quot;,&quot;publisher&quot;:&quot;Springer&quot;},&quot;isTemporary&quot;:false}]},{&quot;citationID&quot;:&quot;MENDELEY_CITATION_ef363a4d-4c35-40da-bac4-34342062b5d2&quot;,&quot;properties&quot;:{&quot;noteIndex&quot;:0},&quot;isEdited&quot;:false,&quot;manualOverride&quot;:{&quot;isManuallyOverridden&quot;:true,&quot;citeprocText&quot;:&quot;[2]&quot;,&quot;manualOverrideText&quot;:&quot;[3]&quot;},&quot;citationItems&quot;:[{&quot;id&quot;:&quot;0b420679-f44a-324c-a7bf-332a60b02617&quot;,&quot;itemData&quot;:{&quot;type&quot;:&quot;article-journal&quot;,&quot;id&quot;:&quot;0b420679-f44a-324c-a7bf-332a60b02617&quot;,&quot;title&quot;:&quot;Sensitivity Analysis of Deep Neural Networks&quot;,&quot;author&quot;:[{&quot;family&quot;:&quot;Shu&quot;,&quot;given&quot;:&quot;Hai&quot;,&quot;parse-names&quot;:false,&quot;dropping-particle&quot;:&quot;&quot;,&quot;non-dropping-particle&quot;:&quot;&quot;},{&quot;family&quot;:&quot;Zhu&quot;,&quot;given&quot;:&quot;Hongtu&quot;,&quot;parse-names&quot;:false,&quot;dropping-particle&quot;:&quot;&quot;,&quot;non-dropping-particle&quot;:&quot;&quot;}],&quot;DOI&quot;:&quot;10.1609/aaai.v33i01.33014943&quot;,&quot;URL&quot;:&quot;http://arxiv.org/abs/1901.07152&quot;,&quot;issued&quot;:{&quot;date-parts&quot;:[[2019,1,21]]},&quot;abstract&quot;:&quot;Deep neural networks (DNNs) have achieved superior performance in various prediction tasks, but can be very vulnerable to adversarial examples or perturbations. Therefore, it is crucial to measure the sensitivity of DNNs to various forms of perturbations in real applications. We introduce a novel perturbation manifold and its associated influence measure to quantify the effects of various perturbations on DNN classifiers. Such perturbations include various external and internal perturbations to input samples and network parameters. The proposed measure is motivated by information geometry and provides desirable invariance properties. We demonstrate that our influence measure is useful for four model building tasks: detecting potential 'outliers', analyzing the sensitivity of model architectures, comparing network sensitivity between training and test sets, and locating vulnerable areas. Experiments show reasonably good performance of the proposed measure for the popular DNN models ResNet50 and DenseNet121 on CIFAR10 and MNIST datasets.&quot;,&quot;container-title-short&quot;:&quot;&quot;},&quot;isTemporary&quot;:false}],&quot;citationTag&quot;:&quot;MENDELEY_CITATION_v3_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&quot;},{&quot;citationID&quot;:&quot;MENDELEY_CITATION_a5166db3-78fe-4a67-aeaa-d080930edbcc&quot;,&quot;properties&quot;:{&quot;noteIndex&quot;:0},&quot;isEdited&quot;:false,&quot;manualOverride&quot;:{&quot;isManuallyOverridden&quot;:true,&quot;citeprocText&quot;:&quot;[3]&quot;,&quot;manualOverrideText&quot;:&quot;[4]&quot;},&quot;citationTag&quot;:&quot;MENDELEY_CITATION_v3_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&quot;,&quot;citationItems&quot;:[{&quot;id&quot;:&quot;9b573d08-15b6-358e-adcc-e8b80d36ff97&quot;,&quot;itemData&quot;:{&quot;type&quot;:&quot;report&quot;,&quot;id&quot;:&quot;9b573d08-15b6-358e-adcc-e8b80d36ff97&quot;,&quot;title&quot;:&quot;TOWARDS BETTER UNDERSTANDING OF GRADIENT-BASED ATTRIBUTION METHODS FOR DEEP NEURAL NETWORKS&quot;,&quot;author&quot;:[{&quot;family&quot;:&quot;Ancona&quot;,&quot;given&quot;:&quot;Marco&quot;,&quot;parse-names&quot;:false,&quot;dropping-particle&quot;:&quot;&quot;,&quot;non-dropping-particle&quot;:&quot;&quot;},{&quot;family&quot;:&quot;Ceolini&quot;,&quot;given&quot;:&quot;Enea&quot;,&quot;parse-names&quot;:false,&quot;dropping-particle&quot;:&quot;&quot;,&quot;non-dropping-particle&quot;:&quot;&quot;},{&quot;family&quot;:&quot;Öztireli&quot;,&quot;given&quot;:&quot;Cengiz&quot;,&quot;parse-names&quot;:false,&quot;dropping-particle&quot;:&quot;&quot;,&quot;non-dropping-particle&quot;:&quot;&quot;},{&quot;family&quot;:&quot;Gross&quot;,&quot;given&quot;:&quot;Markus&quot;,&quot;parse-names&quot;:false,&quot;dropping-particle&quot;:&quot;&quot;,&quot;non-dropping-particle&quot;:&quot;&quot;}],&quot;abstract&quot;:&quot;Understanding the flow of information in Deep Neural Networks (DNNs) is a challenging problem that has gain increasing attention over the last few years. While several methods have been proposed to explain network predictions, there have been only a few attempts to compare them from a theoretical perspective. What is more, no exhaustive empirical comparison has been performed in the past. In this work, we analyze four gradient-based attribution methods and formally prove conditions of equivalence and approximation between them. By reformulating two of these methods, we construct a unified framework which enables a direct comparison, as well as an easier implementation. Finally, we propose a novel evaluation metric, called Sensitivity-n and test the gradient-based attribution methods alongside with a simple perturbation-based attribution method on several datasets in the domains of image and text classification, using various network architectures.&quot;,&quot;container-title-short&quot;:&quot;&quot;},&quot;isTemporary&quot;:false}]},{&quot;citationID&quot;:&quot;MENDELEY_CITATION_b57fd8bd-93c7-47f4-919a-08fa71cbc504&quot;,&quot;properties&quot;:{&quot;noteIndex&quot;:0},&quot;isEdited&quot;:false,&quot;manualOverride&quot;:{&quot;isManuallyOverridden&quot;:true,&quot;citeprocText&quot;:&quot;[4]&quot;,&quot;manualOverrideText&quot;:&quot;[5]&quot;},&quot;citationTag&quot;:&quot;MENDELEY_CITATION_v3_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&quot;,&quot;citationItems&quot;:[{&quot;id&quot;:&quot;5f88b0e7-f6ba-36e7-9f67-ca606a5df900&quot;,&quot;itemData&quot;:{&quot;type&quot;:&quot;report&quot;,&quot;id&quot;:&quot;5f88b0e7-f6ba-36e7-9f67-ca606a5df900&quot;,&quot;title&quot;:&quot;Learning Deep Features for Discriminative Localization&quot;,&quot;author&quot;:[{&quot;family&quot;:&quot;Zhou&quot;,&quot;given&quot;:&quot;Bolei&quot;,&quot;parse-names&quot;:false,&quot;dropping-particle&quot;:&quot;&quot;,&quot;non-dropping-particle&quot;:&quot;&quot;},{&quot;family&quot;:&quot;Khosla&quot;,&quot;given&quot;:&quot;Aditya&quot;,&quot;parse-names&quot;:false,&quot;dropping-particle&quot;:&quot;&quot;,&quot;non-dropping-particle&quot;:&quot;&quot;},{&quot;family&quot;:&quot;Lapedriza&quot;,&quot;given&quot;:&quot;Agata&quot;,&quot;parse-names&quot;:false,&quot;dropping-particle&quot;:&quot;&quot;,&quot;non-dropping-particle&quot;:&quot;&quot;},{&quot;family&quot;:&quot;Oliva&quot;,&quot;given&quot;:&quot;Aude&quot;,&quot;parse-names&quot;:false,&quot;dropping-particle&quot;:&quot;&quot;,&quot;non-dropping-particle&quot;:&quot;&quot;},{&quot;family&quot;:&quot;Torralba&quot;,&quot;given&quot;:&quot;Antonio&quot;,&quot;parse-names&quot;:false,&quot;dropping-particle&quot;:&quot;&quot;,&quot;non-dropping-particle&quot;:&quot;&quot;}],&quot;URL&quot;:&quot;http://cnnlocalization.csail.mit.edu&quot;,&quot;abstract&quot;:&quot;In this work, we revisit the global average pooling layer proposed in [13], and shed light on how it explicitly enables the convolutional neural network (CNN) to have remarkable localization ability despite being trained on image-level labels. While this technique was previously proposed as a means for regularizing training, we find that it actually builds a generic localizable deep representation that exposes the implicit attention of CNNs on an image. Despite the apparent simplicity of global average pooling, we are able to achieve 37.1% top-5 error for object localization on ILSVRC 2014 without training on any bounding box annotation .We demonstrate in a variety of experiments that our network is able to localize the discriminative image regions despite just being trained for solving classification task 1 .&quot;,&quot;container-title-short&quot;:&quot;&quot;},&quot;isTemporary&quot;:false}]},{&quot;citationID&quot;:&quot;MENDELEY_CITATION_38815e9b-8d42-4183-9467-348af96a16ab&quot;,&quot;properties&quot;:{&quot;noteIndex&quot;:0},&quot;isEdited&quot;:false,&quot;manualOverride&quot;:{&quot;isManuallyOverridden&quot;:true,&quot;citeprocText&quot;:&quot;[5]&quot;,&quot;manualOverrideText&quot;:&quot;[6]&quot;},&quot;citationTag&quot;:&quot;MENDELEY_CITATION_v3_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&quot;,&quot;citationItems&quot;:[{&quot;id&quot;:&quot;683af40e-3850-32d9-abaa-00957db9306b&quot;,&quot;itemData&quot;:{&quot;type&quot;:&quot;report&quot;,&quot;id&quot;:&quot;683af40e-3850-32d9-abaa-00957db9306b&quot;,&quot;title&quot;:&quot;PRUNING DEEP NEURAL NETWORKS FROM A SPARSITY PERSPECTIVE&quot;,&quot;author&quot;:[{&quot;family&quot;:&quot;Diao&quot;,&quot;given&quot;:&quot;Enmao&quot;,&quot;parse-names&quot;:false,&quot;dropping-particle&quot;:&quot;&quot;,&quot;non-dropping-particle&quot;:&quot;&quot;},{&quot;family&quot;:&quot;Wang&quot;,&quot;given&quot;:&quot;Ganghua&quot;,&quot;parse-names&quot;:false,&quot;dropping-particle&quot;:&quot;&quot;,&quot;non-dropping-particle&quot;:&quot;&quot;},{&quot;family&quot;:&quot;Zhang&quot;,&quot;given&quot;:&quot;Jiawei&quot;,&quot;parse-names&quot;:false,&quot;dropping-particle&quot;:&quot;&quot;,&quot;non-dropping-particle&quot;:&quot;&quot;},{&quot;family&quot;:&quot;Yang&quot;,&quot;given&quot;:&quot;Yuhong&quot;,&quot;parse-names&quot;:false,&quot;dropping-particle&quot;:&quot;&quot;,&quot;non-dropping-particle&quot;:&quot;&quot;},{&quot;family&quot;:&quot;Ding&quot;,&quot;given&quot;:&quot;Jie&quot;,&quot;parse-names&quot;:false,&quot;dropping-particle&quot;:&quot;&quot;,&quot;non-dropping-particle&quot;:&quot;&quot;},{&quot;family&quot;:&quot;Tarokh&quot;,&quot;given&quot;:&quot;Vahid&quot;,&quot;parse-names&quot;:false,&quot;dropping-particle&quot;:&quot;&quot;,&quot;non-dropping-particle&quot;:&quot;&quot;}],&quot;abstract&quot;:&quot;In recent years, deep network pruning has attracted significant attention in order to enable the rapid deployment of AI into small devices with computation and memory constraints. Pruning is often achieved by dropping redundant weights, neurons, or layers of a deep network while attempting to retain a comparable test performance. Many deep pruning algorithms have been proposed with impressive empirical success. However, existing approaches lack a quantifiable measure to estimate the compressibility of a sub-network during each pruning iteration and thus may under-prune or over-prune the model. In this work, we propose PQ Index (PQI) to measure the potential compressibility of deep neural networks and use this to develop a Sparsity-informed Adaptive Pruning (SAP) algorithm. Our extensive experiments corroborate the hypothesis that for a generic pruning procedure, PQI decreases first when a large model is being effectively regularized and then increases when its compressibility reaches a limit that appears to correspond to the beginning of underfitting. Subsequently, PQI decreases again when the model collapse and significant deterioration in the performance of the model start to occur. Additionally, our experiments demonstrate that the proposed adaptive pruning algorithm with proper choice of hyper-parameters is superior to the iterative pruning algorithms such as the lottery ticket-based pruning methods, in terms of both compression efficiency and robustness. Our code is available here.&quot;,&quot;container-title-short&quot;:&quot;&quot;},&quot;isTemporary&quot;:false}]},{&quot;citationID&quot;:&quot;MENDELEY_CITATION_16f2b699-5e47-4e6d-8d90-9e00ab3cc3b6&quot;,&quot;properties&quot;:{&quot;noteIndex&quot;:0},&quot;isEdited&quot;:false,&quot;manualOverride&quot;:{&quot;isManuallyOverridden&quot;:true,&quot;citeprocText&quot;:&quot;[6]&quot;,&quot;manualOverrideText&quot;:&quot;[7]&quot;},&quot;citationTag&quot;:&quot;MENDELEY_CITATION_v3_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&quot;,&quot;citationItems&quot;:[{&quot;id&quot;:&quot;07b7c1e4-ef7d-3d01-bd3c-372363868cdd&quot;,&quot;itemData&quot;:{&quot;type&quot;:&quot;article-journal&quot;,&quot;id&quot;:&quot;07b7c1e4-ef7d-3d01-bd3c-372363868cdd&quot;,&quot;title&quot;:&quot;How Does Information Bottleneck Help Deep Learning?&quot;,&quot;groupId&quot;:&quot;d4df137a-933e-3d82-a5f0-7354ca94eb3f&quot;,&quot;author&quot;:[{&quot;family&quot;:&quot;Kawaguchi&quot;,&quot;given&quot;:&quot;Kenji&quot;,&quot;parse-names&quot;:false,&quot;dropping-particle&quot;:&quot;&quot;,&quot;non-dropping-particle&quot;:&quot;&quot;},{&quot;family&quot;:&quot;Deng&quot;,&quot;given&quot;:&quot;Zhun&quot;,&quot;parse-names&quot;:false,&quot;dropping-particle&quot;:&quot;&quot;,&quot;non-dropping-particle&quot;:&quot;&quot;},{&quot;family&quot;:&quot;Ji&quot;,&quot;given&quot;:&quot;Xu&quot;,&quot;parse-names&quot;:false,&quot;dropping-particle&quot;:&quot;&quot;,&quot;non-dropping-particle&quot;:&quot;&quot;},{&quot;family&quot;:&quot;Huang&quot;,&quot;given&quot;:&quot;Jiaoyang&quot;,&quot;parse-names&quot;:false,&quot;dropping-particle&quot;:&quot;&quot;,&quot;non-dropping-particle&quot;:&quot;&quot;}],&quot;accessed&quot;:{&quot;date-parts&quot;:[[2023,10,7]]},&quot;URL&quot;:&quot;https://arxiv.org/abs/2305.18887v1&quot;,&quot;issued&quot;:{&quot;date-parts&quot;:[[2023,5,30]]},&quot;abstract&quot;:&quot;Numerous deep learning algorithms have been inspired by and understood via the notion of information bottleneck, where unnecessary information is (often implicitly) minimized while task-relevant information is maximized. However, a rigorous argument for justifying why it is desirable to control information bottlenecks has been elusive. In this paper, we provide the first rigorous learning theory for justifying the benefit of information bottleneck in deep learning by mathematically relating information bottleneck to generalization errors. Our theory proves that controlling information bottleneck is one way to control generalization errors in deep learning, although it is not the only or necessary way. We investigate the merit of our new mathematical findings with experiments across a range of architectures and learning settings. In many cases, generalization errors are shown to correlate with the degree of information bottleneck: i.e., the amount of the unnecessary information at hidden layers. This paper provides a theoretical foundation for current and future methods through the lens of information bottleneck. Our new generalization bounds scale with the degree of information bottleneck, unlike the previous bounds that scale with the number of parameters, VC dimension, Rademacher complexity, stability or robustness. Our code is publicly available at: https://github.com/xu-ji/information-bottleneck&quot;,&quot;container-title-short&quot;:&quot;&quot;},&quot;isTemporary&quot;:false}]},{&quot;citationID&quot;:&quot;MENDELEY_CITATION_2fc5aaee-fb65-42c8-95a8-5ee548b35b30&quot;,&quot;properties&quot;:{&quot;noteIndex&quot;:0},&quot;isEdited&quot;:false,&quot;manualOverride&quot;:{&quot;isManuallyOverridden&quot;:true,&quot;citeprocText&quot;:&quot;[7]&quot;,&quot;manualOverrideText&quot;:&quot;[2]&quot;},&quot;citationItems&quot;:[{&quot;id&quot;:&quot;bf6ec93b-3b6c-316c-a143-0ecacacaaf0a&quot;,&quot;itemData&quot;:{&quot;type&quot;:&quot;article-journal&quot;,&quot;id&quot;:&quot;bf6ec93b-3b6c-316c-a143-0ecacacaaf0a&quot;,&quot;title&quot;:&quot;Machine learning-based prediction of COVID-19 diagnosis based on symptoms&quot;,&quot;author&quot;:[{&quot;family&quot;:&quot;Zoabi&quot;,&quot;given&quot;:&quot;Yazeed&quot;,&quot;parse-names&quot;:false,&quot;dropping-particle&quot;:&quot;&quot;,&quot;non-dropping-particle&quot;:&quot;&quot;},{&quot;family&quot;:&quot;Deri-Rozov&quot;,&quot;given&quot;:&quot;Shira&quot;,&quot;parse-names&quot;:false,&quot;dropping-particle&quot;:&quot;&quot;,&quot;non-dropping-particle&quot;:&quot;&quot;},{&quot;family&quot;:&quot;Shomron&quot;,&quot;given&quot;:&quot;Noam&quot;,&quot;parse-names&quot;:false,&quot;dropping-particle&quot;:&quot;&quot;,&quot;non-dropping-particle&quot;:&quot;&quot;}],&quot;container-title&quot;:&quot;npj Digital Medicine 2021 4:1&quot;,&quot;accessed&quot;:{&quot;date-parts&quot;:[[2022,5,1]]},&quot;DOI&quot;:&quot;10.1038/s41746-020-00372-6&quot;,&quot;ISSN&quot;:&quot;2398-6352&quot;,&quot;URL&quot;:&quot;https://www.nature.com/articles/s41746-020-00372-6&quot;,&quot;issued&quot;:{&quot;date-parts&quot;:[[2021,1,4]]},&quot;page&quot;:&quot;1-5&quot;,&quot;abstract&quot;:&quot;Effective screening of SARS-CoV-2 enables quick and efficient diagnosis of COVID-19 and can mitigate the burden on healthcare systems. Prediction models that combine several features to estimate the risk of infection have been developed. These aim to assist medical staff worldwide in triaging patients, especially in the context of limited healthcare resources. We established a machine-learning approach that trained on records from 51,831 tested individuals (of whom 4769 were confirmed to have COVID-19). The test set contained data from the subsequent week (47,401 tested individuals of whom 3624 were confirmed to have COVID-19). Our model predicted COVID-19 test results with high accuracy using only eight binary features: sex, age ≥60 years, known contact with an infected individual, and the appearance of five initial clinical symptoms. Overall, based on the nationwide data publicly reported by the Israeli Ministry of Health, we developed a model that detects COVID-19 cases by simple features accessed by asking basic questions. Our framework can be used, among other considerations, to prioritize testing for COVID-19 when testing resources are limited.&quot;,&quot;publisher&quot;:&quot;Nature Publishing Group&quot;,&quot;issue&quot;:&quot;1&quot;,&quot;volume&quot;:&quot;4&quot;,&quot;container-title-short&quot;:&quot;&quot;},&quot;isTemporary&quot;:false}],&quot;citationTag&quot;:&quot;MENDELEY_CITATION_v3_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&quot;},{&quot;citationID&quot;:&quot;MENDELEY_CITATION_d5232a0d-da8c-4489-9ba3-108f249292d6&quot;,&quot;properties&quot;:{&quot;noteIndex&quot;:0},&quot;isEdited&quot;:false,&quot;manualOverride&quot;:{&quot;isManuallyOverridden&quot;:true,&quot;citeprocText&quot;:&quot;[8]&quot;,&quot;manualOverrideText&quot;:&quot;[3]&quot;},&quot;citationItems&quot;:[{&quot;id&quot;:&quot;167676d7-a672-38cd-bb27-045ae9538a06&quot;,&quot;itemData&quot;:{&quot;type&quot;:&quot;article-journal&quot;,&quot;id&quot;:&quot;167676d7-a672-38cd-bb27-045ae9538a06&quot;,&quot;title&quot;:&quot;Predicting bloodstream infection outcome using machine learning&quot;,&quot;author&quot;:[{&quot;family&quot;:&quot;Zoabi&quot;,&quot;given&quot;:&quot;Yazeed&quot;,&quot;parse-names&quot;:false,&quot;dropping-particle&quot;:&quot;&quot;,&quot;non-dropping-particle&quot;:&quot;&quot;},{&quot;family&quot;:&quot;Kehat&quot;,&quot;given&quot;:&quot;Orli&quot;,&quot;parse-names&quot;:false,&quot;dropping-particle&quot;:&quot;&quot;,&quot;non-dropping-particle&quot;:&quot;&quot;},{&quot;family&quot;:&quot;Lahav&quot;,&quot;given&quot;:&quot;Dan&quot;,&quot;parse-names&quot;:false,&quot;dropping-particle&quot;:&quot;&quot;,&quot;non-dropping-particle&quot;:&quot;&quot;},{&quot;family&quot;:&quot;Weiss-Meilik&quot;,&quot;given&quot;:&quot;Ahuva&quot;,&quot;parse-names&quot;:false,&quot;dropping-particle&quot;:&quot;&quot;,&quot;non-dropping-particle&quot;:&quot;&quot;},{&quot;family&quot;:&quot;Adler&quot;,&quot;given&quot;:&quot;Amos&quot;,&quot;parse-names&quot;:false,&quot;dropping-particle&quot;:&quot;&quot;,&quot;non-dropping-particle&quot;:&quot;&quot;},{&quot;family&quot;:&quot;Shomron&quot;,&quot;given&quot;:&quot;Noam&quot;,&quot;parse-names&quot;:false,&quot;dropping-particle&quot;:&quot;&quot;,&quot;non-dropping-particle&quot;:&quot;&quot;}],&quot;container-title&quot;:&quot;medRxiv&quot;,&quot;accessed&quot;:{&quot;date-parts&quot;:[[2022,5,15]]},&quot;DOI&quot;:&quot;10.1101/2021.05.18.21257369&quot;,&quot;URL&quot;:&quot;https://www.medrxiv.org/content/10.1101/2021.05.18.21257369v1&quot;,&quot;issued&quot;:{&quot;date-parts&quot;:[[2021,5,19]]},&quot;page&quot;:&quot;2021.05.18.21257369&quot;,&quot;abstract&quot;:&quot;Bloodstream infections (BSI) are a main cause of infectious disease morbidity and mortality world-wide. Early prediction of patients at high risk of poor outcomes of BSI is important for earlier decision making and effective patient stratification. We developed electronic medical record-based machine learning models that predict patient outcomes of BSI. The area under the receiver-operating characteristics curve was 0.82 for a full featured inclusive model, and 0.81 for a compact model using only 25 features. Our models were trained, using electronic medical records that include demographics, blood tests, and the medical and diagnosis history of 7,889 hospitalized patients diagnosed with BSI. Among the implications of this work is implementation of the models as a basis for selective rapid microbiological identification, toward earlier administration of appropriate antibiotic therapy. Additionally, our models may help reduce the development of BSI and its associated adverse health outcomes and complications.\n\n### Competing Interest Statement\n\nThe authors have declared no competing interest.\n\n### Funding Statement\n\nY.Z. and D.L. are partially supported by the Edmond J. Safra Center for Bioinformatics at Tel-Aviv University. The Shomron lab is partially supported by the Adelis Found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is study (TLV-0684-18) was approved by the TASMC Institutional Review Board (IRB). All methods were performed in accordance with the IRB policy, guidelines, and regulations. Informed consent was waived by the IRB, as all identifying details of the participants were removed before any computational analysis.\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The data that support the findings of this study are from TASMC. Access restrictions apply to these data and they are therefore not publicly available. Due to these restrictions, these data can be ac-cessed only by request to TASMC or the authors.&quot;,&quot;publisher&quot;:&quot;Cold Spring Harbor Laboratory Press&quot;,&quot;container-title-short&quot;:&quot;&quot;},&quot;isTemporary&quot;:false}],&quot;citationTag&quot;:&quot;MENDELEY_CITATION_v3_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VGhpcyBzdHVkeSAoVExWLTA2ODQtMTgpIHdhcyBhcHByb3ZlZCBieSB0aGUgVEFTTUMgSW5zdGl0dXRpb25hbCBSZXZpZXcgQm9hcmQgKElSQikuIEFsbCBtZXRob2RzIHdlcmUgcGVyZm9ybWVkIGluIGFjY29yZGFuY2Ugd2l0aCB0aGUgSVJCIHBvbGljeSwgZ3VpZGVsaW5lcywgYW5kIHJlZ3VsYXRpb25zLiBJbmZvcm1lZCBjb25zZW50IHdhcyB3YWl2ZWQgYnkgdGhlIElSQiwgYXMgYWxsIGlkZW50aWZ5aW5nIGRldGFpbHMgb2YgdGhlIHBhcnRpY2lwYW50cyB3ZXJlIHJlbW92ZWQgYmVmb3JlIGFueSBjb21wdXRhdGlvbmFsIGFuYWx5c2lz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lRoZSBkYXRhIHRoYXQgc3VwcG9ydCB0aGUgZmluZGluZ3Mgb2YgdGhpcyBzdHVkeSBhcmUgZnJvbSBUQVNNQy4gQWNjZXNzIHJlc3RyaWN0aW9ucyBhcHBseSB0byB0aGVzZSBkYXRhIGFuZCB0aGV5IGFyZSB0aGVyZWZvcmUgbm90IHB1YmxpY2x5IGF2YWlsYWJsZS4gRHVlIHRvIHRoZXNlIHJlc3RyaWN0aW9ucywgdGhlc2UgZGF0YSBjYW4gYmUgYWMtY2Vzc2VkIG9ubHkgYnkgcmVxdWVzdCB0byBUQVNNQyBvciB0aGUgYXV0aG9ycy4iLCJwdWJsaXNoZXIiOiJDb2xkIFNwcmluZyBIYXJib3IgTGFib3JhdG9yeSBQcmVzcyIsImNvbnRhaW5lci10aXRsZS1zaG9ydCI6IiJ9LCJpc1RlbXBvcmFyeSI6ZmFsc2V9XX0=&quot;},{&quot;citationID&quot;:&quot;MENDELEY_CITATION_6b690fc6-c3f8-445b-b5ee-c04173a8d93a&quot;,&quot;properties&quot;:{&quot;noteIndex&quot;:0},&quot;isEdited&quot;:false,&quot;manualOverride&quot;:{&quot;isManuallyOverridden&quot;:true,&quot;citeprocText&quot;:&quot;[9]&quot;,&quot;manualOverrideText&quot;:&quot;[4]&quot;},&quot;citationItems&quot;:[{&quot;id&quot;:&quot;0f85a734-3c2b-3827-b9b3-fc0da1b31d48&quot;,&quot;itemData&quot;:{&quot;type&quot;:&quot;article-journal&quot;,&quot;id&quot;:&quot;0f85a734-3c2b-3827-b9b3-fc0da1b31d48&quot;,&quot;title&quot;:&quot;Does removal of correlated variables affect the classification accuracy of machine learning algorithms?&quot;,&quot;author&quot;:[{&quot;family&quot;:&quot;Lannge&quot;,&quot;given&quot;:&quot;Elsa Johansson&quot;,&quot;parse-names&quot;:false,&quot;dropping-particle&quot;:&quot;&quot;,&quot;non-dropping-particle&quot;:&quot;&quot;}],&quot;accessed&quot;:{&quot;date-parts&quot;:[[2022,5,16]]},&quot;container-title-short&quot;:&quot;&quot;},&quot;isTemporary&quot;:false}],&quot;citationTag&quot;:&quot;MENDELEY_CITATION_v3_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6AF3F-6402-4553-A8F6-C1CBD7DE4BA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10</TotalTime>
  <Pages>10</Pages>
  <Words>3721</Words>
  <Characters>18605</Characters>
  <Application>Microsoft Office Word</Application>
  <DocSecurity>0</DocSecurity>
  <Lines>155</Lines>
  <Paragraphs>44</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22282</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Shadi Shadi Jacob Khoury</cp:lastModifiedBy>
  <cp:revision>3</cp:revision>
  <cp:lastPrinted>2018-07-07T08:20:00Z</cp:lastPrinted>
  <dcterms:created xsi:type="dcterms:W3CDTF">2023-12-22T14:30:00Z</dcterms:created>
  <dcterms:modified xsi:type="dcterms:W3CDTF">2023-12-22T14:39:00Z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